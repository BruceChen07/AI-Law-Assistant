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6EDA3">
      <w:pPr>
        <w:jc w:val="center"/>
        <w:rPr>
          <w:rFonts w:hint="eastAsia"/>
          <w:b/>
          <w:bCs/>
          <w:sz w:val="52"/>
        </w:rPr>
      </w:pPr>
    </w:p>
    <w:p w14:paraId="580780A6">
      <w:pPr>
        <w:pStyle w:val="3"/>
        <w:rPr>
          <w:rFonts w:hint="eastAsia"/>
          <w:sz w:val="84"/>
          <w:szCs w:val="84"/>
        </w:rPr>
      </w:pPr>
    </w:p>
    <w:p w14:paraId="32DF32A7">
      <w:pPr>
        <w:pStyle w:val="3"/>
        <w:rPr>
          <w:rFonts w:hint="eastAsia" w:eastAsia="隶书"/>
          <w:b w:val="0"/>
          <w:bCs w:val="0"/>
          <w:spacing w:val="40"/>
          <w:sz w:val="84"/>
          <w:szCs w:val="84"/>
        </w:rPr>
      </w:pPr>
      <w:r>
        <w:rPr>
          <w:rFonts w:hint="eastAsia" w:eastAsia="隶书"/>
          <w:b w:val="0"/>
          <w:bCs w:val="0"/>
          <w:spacing w:val="40"/>
          <w:sz w:val="84"/>
          <w:szCs w:val="84"/>
        </w:rPr>
        <w:t>薪资税务代理服务</w:t>
      </w:r>
    </w:p>
    <w:p w14:paraId="37A6FC0C">
      <w:pPr>
        <w:pStyle w:val="3"/>
        <w:rPr>
          <w:rFonts w:hint="eastAsia" w:eastAsia="隶书"/>
          <w:b w:val="0"/>
          <w:bCs w:val="0"/>
          <w:spacing w:val="40"/>
          <w:sz w:val="84"/>
          <w:szCs w:val="84"/>
        </w:rPr>
      </w:pPr>
      <w:r>
        <w:rPr>
          <w:rFonts w:hint="eastAsia" w:eastAsia="隶书"/>
          <w:b w:val="0"/>
          <w:bCs w:val="0"/>
          <w:spacing w:val="40"/>
          <w:sz w:val="84"/>
          <w:szCs w:val="84"/>
        </w:rPr>
        <w:t>合同</w:t>
      </w:r>
    </w:p>
    <w:p w14:paraId="1C2027DC">
      <w:pPr>
        <w:pStyle w:val="3"/>
        <w:spacing w:line="360" w:lineRule="auto"/>
        <w:rPr>
          <w:rFonts w:hint="eastAsia" w:eastAsia="隶书"/>
          <w:b w:val="0"/>
          <w:bCs w:val="0"/>
          <w:sz w:val="30"/>
          <w:szCs w:val="30"/>
        </w:rPr>
      </w:pPr>
      <w:r>
        <w:rPr>
          <w:rFonts w:hint="eastAsia" w:eastAsia="隶书"/>
          <w:b w:val="0"/>
          <w:bCs w:val="0"/>
          <w:sz w:val="30"/>
          <w:szCs w:val="30"/>
        </w:rPr>
        <w:t>2022版</w:t>
      </w:r>
    </w:p>
    <w:p w14:paraId="18A5F20D">
      <w:pPr>
        <w:jc w:val="center"/>
        <w:rPr>
          <w:rFonts w:hint="eastAsia"/>
          <w:b/>
          <w:bCs/>
          <w:sz w:val="96"/>
        </w:rPr>
      </w:pPr>
    </w:p>
    <w:p w14:paraId="31438902">
      <w:pPr>
        <w:jc w:val="center"/>
        <w:rPr>
          <w:rFonts w:hint="eastAsia"/>
          <w:b/>
          <w:bCs/>
          <w:sz w:val="96"/>
        </w:rPr>
      </w:pPr>
    </w:p>
    <w:p w14:paraId="06EBD29E">
      <w:pPr>
        <w:jc w:val="center"/>
        <w:rPr>
          <w:rFonts w:hint="eastAsia"/>
          <w:b/>
          <w:bCs/>
          <w:sz w:val="96"/>
        </w:rPr>
      </w:pPr>
    </w:p>
    <w:p w14:paraId="1FFBB66A">
      <w:pPr>
        <w:jc w:val="center"/>
        <w:rPr>
          <w:rFonts w:hint="eastAsia"/>
          <w:b/>
          <w:bCs/>
          <w:sz w:val="96"/>
        </w:rPr>
      </w:pPr>
    </w:p>
    <w:p w14:paraId="1691D122">
      <w:pPr>
        <w:spacing w:line="360" w:lineRule="auto"/>
        <w:jc w:val="center"/>
        <w:rPr>
          <w:rFonts w:hint="eastAsia" w:eastAsia="隶书"/>
          <w:spacing w:val="40"/>
          <w:sz w:val="48"/>
        </w:rPr>
      </w:pPr>
    </w:p>
    <w:p w14:paraId="7310C9E8">
      <w:pPr>
        <w:spacing w:line="360" w:lineRule="auto"/>
        <w:jc w:val="center"/>
        <w:rPr>
          <w:rFonts w:hint="eastAsia" w:eastAsia="隶书"/>
          <w:spacing w:val="40"/>
          <w:sz w:val="48"/>
        </w:rPr>
      </w:pPr>
    </w:p>
    <w:p w14:paraId="661ED133">
      <w:pPr>
        <w:spacing w:line="360" w:lineRule="auto"/>
        <w:jc w:val="center"/>
        <w:rPr>
          <w:rFonts w:hint="eastAsia" w:eastAsia="隶书"/>
          <w:spacing w:val="40"/>
          <w:sz w:val="48"/>
        </w:rPr>
      </w:pPr>
    </w:p>
    <w:p w14:paraId="474C7E8C">
      <w:pPr>
        <w:spacing w:line="360" w:lineRule="auto"/>
        <w:jc w:val="center"/>
        <w:rPr>
          <w:rFonts w:hint="eastAsia"/>
          <w:szCs w:val="21"/>
        </w:rPr>
      </w:pPr>
      <w:r>
        <w:rPr>
          <w:rFonts w:hint="eastAsia" w:eastAsia="隶书"/>
          <w:spacing w:val="40"/>
          <w:sz w:val="48"/>
        </w:rPr>
        <w:t>中智经济技术合作股份有限公司</w:t>
      </w:r>
    </w:p>
    <w:p w14:paraId="5C9FA5B6">
      <w:pPr>
        <w:spacing w:line="360" w:lineRule="auto"/>
        <w:rPr>
          <w:rFonts w:hint="eastAsia"/>
          <w:b/>
          <w:bCs/>
        </w:rPr>
      </w:pPr>
      <w:r>
        <w:rPr>
          <w:sz w:val="48"/>
          <w:szCs w:val="48"/>
        </w:rPr>
        <w:br w:type="page"/>
      </w:r>
      <w:r>
        <w:rPr>
          <w:rFonts w:hint="eastAsia"/>
          <w:b/>
          <w:bCs/>
        </w:rPr>
        <w:t>甲方：</w:t>
      </w:r>
      <w:r>
        <w:rPr>
          <w:rFonts w:hint="eastAsia"/>
          <w:b/>
          <w:bCs/>
          <w:lang w:val="en-US" w:eastAsia="zh-CN"/>
        </w:rPr>
        <w:t xml:space="preserve">中智关爱通（上海）科技股份有限公司      </w:t>
      </w:r>
      <w:r>
        <w:rPr>
          <w:rFonts w:hint="eastAsia" w:ascii="宋体" w:hAnsi="宋体"/>
          <w:szCs w:val="21"/>
        </w:rPr>
        <w:t>（以下简称“甲方”）</w:t>
      </w:r>
    </w:p>
    <w:p w14:paraId="73A523AF">
      <w:pPr>
        <w:spacing w:line="360" w:lineRule="auto"/>
        <w:rPr>
          <w:rFonts w:hint="eastAsia"/>
          <w:bCs/>
        </w:rPr>
      </w:pPr>
      <w:r>
        <w:rPr>
          <w:rFonts w:hint="eastAsia"/>
          <w:b/>
          <w:bCs/>
        </w:rPr>
        <w:t xml:space="preserve">乙方：中智经济技术合作股份有限公司            </w:t>
      </w:r>
      <w:r>
        <w:rPr>
          <w:rFonts w:hint="eastAsia"/>
          <w:bCs/>
        </w:rPr>
        <w:t>（以下简称“乙方”）</w:t>
      </w:r>
    </w:p>
    <w:p w14:paraId="2156F859">
      <w:pPr>
        <w:spacing w:line="360" w:lineRule="auto"/>
      </w:pPr>
      <w:r>
        <w:t xml:space="preserve"> </w:t>
      </w:r>
    </w:p>
    <w:p w14:paraId="208226E8">
      <w:pPr>
        <w:spacing w:line="360" w:lineRule="auto"/>
        <w:ind w:firstLine="420" w:firstLineChars="200"/>
        <w:rPr>
          <w:rFonts w:hint="eastAsia"/>
        </w:rPr>
      </w:pPr>
      <w:r>
        <w:rPr>
          <w:rFonts w:hint="eastAsia"/>
        </w:rPr>
        <w:t>甲乙双方在遵守中国法律、法规，相互理解和信任的基础上，经协商一致，就甲方委托乙方提供薪资税务代理服务事宜订立本合同：</w:t>
      </w:r>
    </w:p>
    <w:p w14:paraId="3C1B4B14">
      <w:pPr>
        <w:spacing w:line="360" w:lineRule="auto"/>
      </w:pPr>
    </w:p>
    <w:p w14:paraId="7E1C0BF6">
      <w:pPr>
        <w:spacing w:line="360" w:lineRule="auto"/>
        <w:jc w:val="center"/>
        <w:rPr>
          <w:rFonts w:hint="eastAsia"/>
          <w:b/>
          <w:sz w:val="28"/>
          <w:szCs w:val="28"/>
        </w:rPr>
      </w:pPr>
      <w:r>
        <w:rPr>
          <w:rFonts w:hint="eastAsia"/>
          <w:b/>
          <w:sz w:val="28"/>
          <w:szCs w:val="28"/>
        </w:rPr>
        <w:t>第一章   总则</w:t>
      </w:r>
    </w:p>
    <w:p w14:paraId="1503EA6F">
      <w:pPr>
        <w:numPr>
          <w:ilvl w:val="0"/>
          <w:numId w:val="1"/>
        </w:numPr>
        <w:spacing w:line="360" w:lineRule="auto"/>
        <w:ind w:left="424" w:hanging="424" w:hangingChars="202"/>
        <w:rPr>
          <w:rFonts w:hint="eastAsia"/>
          <w:b/>
          <w:sz w:val="28"/>
          <w:szCs w:val="28"/>
        </w:rPr>
      </w:pPr>
      <w:r>
        <w:rPr>
          <w:rFonts w:hint="eastAsia"/>
        </w:rPr>
        <w:t xml:space="preserve">     代理范围</w:t>
      </w:r>
    </w:p>
    <w:p w14:paraId="524566C9">
      <w:pPr>
        <w:spacing w:line="360" w:lineRule="auto"/>
        <w:ind w:left="850" w:leftChars="405" w:firstLine="420" w:firstLineChars="200"/>
        <w:rPr>
          <w:rFonts w:hint="eastAsia"/>
        </w:rPr>
      </w:pPr>
      <w:r>
        <w:rPr>
          <w:rFonts w:hint="eastAsia"/>
        </w:rPr>
        <w:t>乙方接受甲方委托，依照中国相关法律法规向甲方提供以下代理服务：</w:t>
      </w:r>
    </w:p>
    <w:p w14:paraId="4B850B47">
      <w:pPr>
        <w:numPr>
          <w:ilvl w:val="-1"/>
          <w:numId w:val="0"/>
        </w:numPr>
        <w:spacing w:line="360" w:lineRule="auto"/>
        <w:ind w:left="850" w:leftChars="405" w:firstLine="420" w:firstLineChars="200"/>
      </w:pPr>
      <w:r>
        <w:rPr>
          <w:rFonts w:hint="eastAsia"/>
        </w:rPr>
        <w:t>甲方</w:t>
      </w:r>
      <w:r>
        <w:rPr>
          <w:rFonts w:hint="eastAsia"/>
          <w:lang w:val="en-US" w:eastAsia="zh-CN"/>
        </w:rPr>
        <w:t>的劳务工劳务费税务代理计算申报</w:t>
      </w:r>
      <w:r>
        <w:rPr>
          <w:rFonts w:hint="eastAsia"/>
        </w:rPr>
        <w:t>；</w:t>
      </w:r>
    </w:p>
    <w:p w14:paraId="3E430F14">
      <w:pPr>
        <w:numPr>
          <w:ilvl w:val="0"/>
          <w:numId w:val="1"/>
        </w:numPr>
        <w:tabs>
          <w:tab w:val="left" w:pos="1276"/>
          <w:tab w:val="left" w:pos="1418"/>
          <w:tab w:val="clear" w:pos="705"/>
        </w:tabs>
        <w:spacing w:line="360" w:lineRule="auto"/>
        <w:ind w:left="1276" w:hanging="1272"/>
        <w:rPr>
          <w:rFonts w:hint="eastAsia"/>
        </w:rPr>
      </w:pPr>
      <w:r>
        <w:rPr>
          <w:rFonts w:hint="eastAsia"/>
        </w:rPr>
        <w:t>根据本合同第一条的约定，如需乙方提</w:t>
      </w:r>
      <w:r>
        <w:rPr>
          <w:rFonts w:hint="eastAsia"/>
          <w:lang w:val="en-US" w:eastAsia="zh-CN"/>
        </w:rPr>
        <w:t>供劳务税计算及</w:t>
      </w:r>
      <w:r>
        <w:rPr>
          <w:rFonts w:hint="eastAsia"/>
        </w:rPr>
        <w:t>缴纳服务的，甲方所有</w:t>
      </w:r>
      <w:r>
        <w:rPr>
          <w:rFonts w:hint="eastAsia"/>
          <w:lang w:val="en-US" w:eastAsia="zh-CN"/>
        </w:rPr>
        <w:t>劳务</w:t>
      </w:r>
      <w:r>
        <w:rPr>
          <w:rFonts w:hint="eastAsia"/>
        </w:rPr>
        <w:t>税款由甲方实际承担，乙方不进行垫付。</w:t>
      </w:r>
    </w:p>
    <w:p w14:paraId="2DA64A4F">
      <w:pPr>
        <w:numPr>
          <w:ilvl w:val="0"/>
          <w:numId w:val="1"/>
        </w:numPr>
        <w:tabs>
          <w:tab w:val="left" w:pos="1276"/>
          <w:tab w:val="left" w:pos="1418"/>
          <w:tab w:val="clear" w:pos="705"/>
        </w:tabs>
        <w:spacing w:line="360" w:lineRule="auto"/>
        <w:ind w:left="1276" w:hanging="1272"/>
        <w:rPr>
          <w:rFonts w:hint="eastAsia"/>
        </w:rPr>
      </w:pPr>
      <w:r>
        <w:rPr>
          <w:rFonts w:hint="eastAsia"/>
        </w:rPr>
        <w:t>双方可另行约定服务流程或操作方案细则，以确定本合同项下服务的具体事项，包括但不限于具体服务项目、服务流程、服务周期以及流程截止日等。经双方确认的报价单、服务流程或操作方案细则将作为本合同之附件，与本合同具备同等法律效力。</w:t>
      </w:r>
    </w:p>
    <w:p w14:paraId="5F7D7C95">
      <w:pPr>
        <w:numPr>
          <w:ilvl w:val="0"/>
          <w:numId w:val="1"/>
        </w:numPr>
        <w:tabs>
          <w:tab w:val="left" w:pos="1276"/>
          <w:tab w:val="clear" w:pos="705"/>
        </w:tabs>
        <w:spacing w:line="360" w:lineRule="auto"/>
        <w:ind w:left="1276" w:hanging="1276"/>
        <w:rPr>
          <w:rFonts w:hint="eastAsia"/>
        </w:rPr>
      </w:pPr>
      <w:r>
        <w:rPr>
          <w:rFonts w:hint="eastAsia"/>
        </w:rPr>
        <w:t>乙方根据甲方提供的</w:t>
      </w:r>
      <w:r>
        <w:rPr>
          <w:rFonts w:hint="eastAsia"/>
          <w:lang w:val="en-US" w:eastAsia="zh-CN"/>
        </w:rPr>
        <w:t>劳务税</w:t>
      </w:r>
      <w:r>
        <w:rPr>
          <w:rFonts w:hint="eastAsia"/>
        </w:rPr>
        <w:t>信息，制作</w:t>
      </w:r>
      <w:r>
        <w:rPr>
          <w:rFonts w:hint="eastAsia"/>
          <w:lang w:val="en-US" w:eastAsia="zh-CN"/>
        </w:rPr>
        <w:t>劳务</w:t>
      </w:r>
      <w:r>
        <w:rPr>
          <w:rFonts w:hint="eastAsia"/>
        </w:rPr>
        <w:t>税报表，经甲方审核并确认的</w:t>
      </w:r>
      <w:r>
        <w:rPr>
          <w:rFonts w:hint="eastAsia"/>
          <w:lang w:val="en-US" w:eastAsia="zh-CN"/>
        </w:rPr>
        <w:t>劳务</w:t>
      </w:r>
      <w:r>
        <w:rPr>
          <w:rFonts w:hint="eastAsia"/>
        </w:rPr>
        <w:t>税报表为乙方提供服务及计算服务费的依据。</w:t>
      </w:r>
    </w:p>
    <w:p w14:paraId="6C214FB2">
      <w:pPr>
        <w:numPr>
          <w:ilvl w:val="0"/>
          <w:numId w:val="1"/>
        </w:numPr>
        <w:tabs>
          <w:tab w:val="left" w:pos="1276"/>
          <w:tab w:val="clear" w:pos="705"/>
        </w:tabs>
        <w:spacing w:line="360" w:lineRule="auto"/>
        <w:ind w:left="1276" w:hanging="1276"/>
        <w:rPr>
          <w:rFonts w:hint="eastAsia"/>
        </w:rPr>
      </w:pPr>
      <w:r>
        <w:rPr>
          <w:rFonts w:hint="eastAsia"/>
        </w:rPr>
        <w:t>除非双方另行约定，乙方的标准服务周期为</w:t>
      </w:r>
      <w:r>
        <w:rPr>
          <w:rFonts w:hint="eastAsia"/>
          <w:highlight w:val="none"/>
        </w:rPr>
        <w:t>每月操作一次</w:t>
      </w:r>
      <w:r>
        <w:rPr>
          <w:rFonts w:hint="eastAsia"/>
        </w:rPr>
        <w:t>。如甲方需乙方在标准周期外增加任何操作，包括但不限于从上一个服务完成截止日起至下一个服务流程开始日之间的任何操作，应按本合同</w:t>
      </w:r>
      <w:r>
        <w:rPr>
          <w:rFonts w:hint="eastAsia"/>
          <w:u w:val="single"/>
        </w:rPr>
        <w:t>第六章</w:t>
      </w:r>
      <w:r>
        <w:rPr>
          <w:rFonts w:hint="eastAsia"/>
        </w:rPr>
        <w:t>规定的收费标准，向乙方全额支付每次额外操作之服务费。</w:t>
      </w:r>
    </w:p>
    <w:p w14:paraId="54FB4B43">
      <w:pPr>
        <w:numPr>
          <w:ilvl w:val="0"/>
          <w:numId w:val="1"/>
        </w:numPr>
        <w:tabs>
          <w:tab w:val="left" w:pos="1276"/>
          <w:tab w:val="clear" w:pos="705"/>
        </w:tabs>
        <w:spacing w:line="360" w:lineRule="auto"/>
        <w:ind w:left="1276" w:hanging="1276"/>
        <w:rPr>
          <w:rFonts w:hint="eastAsia"/>
        </w:rPr>
      </w:pPr>
      <w:r>
        <w:rPr>
          <w:rFonts w:hint="eastAsia"/>
        </w:rPr>
        <w:t>甲方应根据双方确定的服务流程，于流程截止日之前向乙方及时提</w:t>
      </w:r>
      <w:r>
        <w:rPr>
          <w:rFonts w:hint="eastAsia"/>
          <w:lang w:val="en-US" w:eastAsia="zh-CN"/>
        </w:rPr>
        <w:t>供劳务</w:t>
      </w:r>
      <w:r>
        <w:rPr>
          <w:rFonts w:hint="eastAsia"/>
        </w:rPr>
        <w:t>税信息，以便乙方制作</w:t>
      </w:r>
      <w:r>
        <w:rPr>
          <w:rFonts w:hint="eastAsia"/>
          <w:lang w:val="en-US" w:eastAsia="zh-CN"/>
        </w:rPr>
        <w:t>劳务</w:t>
      </w:r>
      <w:r>
        <w:rPr>
          <w:rFonts w:hint="eastAsia"/>
        </w:rPr>
        <w:t>税报表并及时反馈至甲方审核。如因甲方原因未及时向乙方告知正确的信息或未及时审核乙方制作的</w:t>
      </w:r>
      <w:r>
        <w:rPr>
          <w:rFonts w:hint="eastAsia"/>
          <w:lang w:val="en-US" w:eastAsia="zh-CN"/>
        </w:rPr>
        <w:t>劳务</w:t>
      </w:r>
      <w:r>
        <w:rPr>
          <w:rFonts w:hint="eastAsia"/>
        </w:rPr>
        <w:t>税报表，而导致乙方不能及申报</w:t>
      </w:r>
      <w:r>
        <w:rPr>
          <w:rFonts w:hint="eastAsia"/>
          <w:lang w:val="en-US" w:eastAsia="zh-CN"/>
        </w:rPr>
        <w:t>劳务</w:t>
      </w:r>
      <w:r>
        <w:rPr>
          <w:rFonts w:hint="eastAsia"/>
        </w:rPr>
        <w:t>税，或者申报错误的，所产生的一切法律责任将由甲方自行承担。</w:t>
      </w:r>
    </w:p>
    <w:p w14:paraId="47831CE2">
      <w:pPr>
        <w:numPr>
          <w:ilvl w:val="0"/>
          <w:numId w:val="1"/>
        </w:numPr>
        <w:tabs>
          <w:tab w:val="left" w:pos="1276"/>
          <w:tab w:val="clear" w:pos="705"/>
        </w:tabs>
        <w:spacing w:line="360" w:lineRule="auto"/>
        <w:ind w:left="1276" w:hanging="1276"/>
        <w:rPr>
          <w:rFonts w:hint="eastAsia"/>
        </w:rPr>
      </w:pPr>
      <w:r>
        <w:rPr>
          <w:rFonts w:hint="eastAsia"/>
        </w:rPr>
        <w:t>甲方应向乙方完整提交本次周期内的所有</w:t>
      </w:r>
      <w:r>
        <w:rPr>
          <w:rFonts w:hint="eastAsia"/>
          <w:lang w:val="en-US" w:eastAsia="zh-CN"/>
        </w:rPr>
        <w:t>劳务</w:t>
      </w:r>
      <w:r>
        <w:rPr>
          <w:rFonts w:hint="eastAsia"/>
        </w:rPr>
        <w:t>税信息。任何在信息采集流程截止日之后新增或变更的</w:t>
      </w:r>
      <w:r>
        <w:rPr>
          <w:rFonts w:hint="eastAsia"/>
          <w:lang w:val="en-US" w:eastAsia="zh-CN"/>
        </w:rPr>
        <w:t>劳务</w:t>
      </w:r>
      <w:r>
        <w:rPr>
          <w:rFonts w:hint="eastAsia"/>
        </w:rPr>
        <w:t>税信息将由乙方在下一周期中处理。乙方若应甲方要求，在本次周期内处理上述信息的，有权另行收费，费用标准由双方另行协商。</w:t>
      </w:r>
    </w:p>
    <w:p w14:paraId="0BF7F840">
      <w:pPr>
        <w:spacing w:line="360" w:lineRule="auto"/>
        <w:rPr>
          <w:rFonts w:hint="eastAsia"/>
        </w:rPr>
      </w:pPr>
    </w:p>
    <w:p w14:paraId="42FB632D">
      <w:pPr>
        <w:spacing w:line="360" w:lineRule="auto"/>
        <w:jc w:val="center"/>
        <w:rPr>
          <w:b/>
          <w:sz w:val="28"/>
          <w:szCs w:val="28"/>
        </w:rPr>
      </w:pPr>
      <w:r>
        <w:rPr>
          <w:rFonts w:hint="eastAsia"/>
          <w:b/>
          <w:sz w:val="28"/>
          <w:szCs w:val="28"/>
        </w:rPr>
        <w:t>第二章   甲方的权利和义务</w:t>
      </w:r>
    </w:p>
    <w:p w14:paraId="41188A77">
      <w:pPr>
        <w:numPr>
          <w:ilvl w:val="0"/>
          <w:numId w:val="1"/>
        </w:numPr>
        <w:tabs>
          <w:tab w:val="left" w:pos="1276"/>
          <w:tab w:val="clear" w:pos="705"/>
        </w:tabs>
        <w:spacing w:line="360" w:lineRule="auto"/>
        <w:ind w:left="1276" w:hanging="1276"/>
      </w:pPr>
      <w:r>
        <w:rPr>
          <w:rFonts w:hint="eastAsia"/>
        </w:rPr>
        <w:t>甲方享有获得本合同所规定的服务内容的权利。</w:t>
      </w:r>
    </w:p>
    <w:p w14:paraId="6584DE41">
      <w:pPr>
        <w:numPr>
          <w:ilvl w:val="0"/>
          <w:numId w:val="1"/>
        </w:numPr>
        <w:tabs>
          <w:tab w:val="left" w:pos="1276"/>
          <w:tab w:val="clear" w:pos="705"/>
        </w:tabs>
        <w:spacing w:line="360" w:lineRule="auto"/>
        <w:ind w:left="1276" w:hanging="1276"/>
      </w:pPr>
      <w:r>
        <w:rPr>
          <w:rFonts w:hint="eastAsia"/>
        </w:rPr>
        <w:t>甲方有权了解乙方操作过程中的相关事宜，且对乙方提供的信息及资料负有保</w:t>
      </w:r>
      <w:r>
        <w:t xml:space="preserve">   </w:t>
      </w:r>
      <w:r>
        <w:rPr>
          <w:rFonts w:hint="eastAsia"/>
        </w:rPr>
        <w:t>密责任，保密义务按第四章的约定执行。</w:t>
      </w:r>
    </w:p>
    <w:p w14:paraId="354F5A73">
      <w:pPr>
        <w:numPr>
          <w:ilvl w:val="0"/>
          <w:numId w:val="1"/>
        </w:numPr>
        <w:tabs>
          <w:tab w:val="left" w:pos="1276"/>
          <w:tab w:val="clear" w:pos="705"/>
        </w:tabs>
        <w:spacing w:line="360" w:lineRule="auto"/>
        <w:ind w:left="1276" w:hanging="1276"/>
      </w:pPr>
      <w:r>
        <w:rPr>
          <w:rFonts w:hint="eastAsia"/>
        </w:rPr>
        <w:t>甲方对乙方在业务管理过程中存在的服务、管理等方面的问题有权提出意见。</w:t>
      </w:r>
    </w:p>
    <w:p w14:paraId="404DCAC3">
      <w:pPr>
        <w:numPr>
          <w:ilvl w:val="0"/>
          <w:numId w:val="1"/>
        </w:numPr>
        <w:tabs>
          <w:tab w:val="left" w:pos="1276"/>
          <w:tab w:val="clear" w:pos="705"/>
        </w:tabs>
        <w:spacing w:line="360" w:lineRule="auto"/>
        <w:ind w:left="1276" w:hanging="1276"/>
      </w:pPr>
      <w:r>
        <w:rPr>
          <w:rFonts w:hint="eastAsia"/>
        </w:rPr>
        <w:t>甲方须向乙方提供经有关部门注册、登记或备案并能证明其身份的合法有效的文件。</w:t>
      </w:r>
    </w:p>
    <w:p w14:paraId="036884A5">
      <w:pPr>
        <w:numPr>
          <w:ilvl w:val="0"/>
          <w:numId w:val="1"/>
        </w:numPr>
        <w:tabs>
          <w:tab w:val="left" w:pos="1276"/>
          <w:tab w:val="clear" w:pos="705"/>
        </w:tabs>
        <w:spacing w:line="360" w:lineRule="auto"/>
        <w:ind w:left="1276" w:hanging="1276"/>
      </w:pPr>
      <w:r>
        <w:rPr>
          <w:rFonts w:hint="eastAsia"/>
        </w:rPr>
        <w:t>甲方应按照双方确定的有关委托服务事项，及时提供乙方代理所需的资料、数据或文件，并对资料、数据或文件的真实性、合法性、完整性负责。</w:t>
      </w:r>
    </w:p>
    <w:p w14:paraId="5BB54D56">
      <w:pPr>
        <w:numPr>
          <w:ilvl w:val="0"/>
          <w:numId w:val="1"/>
        </w:numPr>
        <w:tabs>
          <w:tab w:val="left" w:pos="1276"/>
          <w:tab w:val="clear" w:pos="705"/>
        </w:tabs>
        <w:spacing w:line="360" w:lineRule="auto"/>
        <w:ind w:left="1276" w:hanging="1276"/>
      </w:pPr>
      <w:r>
        <w:rPr>
          <w:rFonts w:hint="eastAsia"/>
        </w:rPr>
        <w:t>甲方提供给乙方的资料如不真实或不合法，由此造成的一切法律责任及后果均由甲方负责。</w:t>
      </w:r>
    </w:p>
    <w:p w14:paraId="5564BA34">
      <w:pPr>
        <w:numPr>
          <w:ilvl w:val="0"/>
          <w:numId w:val="1"/>
        </w:numPr>
        <w:tabs>
          <w:tab w:val="left" w:pos="1276"/>
          <w:tab w:val="clear" w:pos="705"/>
        </w:tabs>
        <w:spacing w:line="360" w:lineRule="auto"/>
        <w:ind w:left="1276" w:hanging="1276"/>
      </w:pPr>
      <w:r>
        <w:rPr>
          <w:rFonts w:hint="eastAsia"/>
        </w:rPr>
        <w:t>甲方应按本合同所约定及时足额支付服务费或本合同约定的其他费用。</w:t>
      </w:r>
    </w:p>
    <w:p w14:paraId="14482E31">
      <w:pPr>
        <w:numPr>
          <w:ilvl w:val="0"/>
          <w:numId w:val="1"/>
        </w:numPr>
        <w:tabs>
          <w:tab w:val="left" w:pos="1276"/>
          <w:tab w:val="clear" w:pos="705"/>
        </w:tabs>
        <w:spacing w:line="360" w:lineRule="auto"/>
        <w:ind w:left="1276" w:hanging="1276"/>
      </w:pPr>
      <w:r>
        <w:rPr>
          <w:rFonts w:hint="eastAsia"/>
        </w:rPr>
        <w:t>甲方负责与接受服务的人员</w:t>
      </w:r>
      <w:r>
        <w:t>/</w:t>
      </w:r>
      <w:r>
        <w:rPr>
          <w:rFonts w:hint="eastAsia"/>
        </w:rPr>
        <w:t>员工建立合法合规的法律关系（包括但不限于劳动关系、劳务关系等）员工，所有用工方面的责任和风险均由甲方全权承担，与乙方无关。</w:t>
      </w:r>
    </w:p>
    <w:p w14:paraId="3020C45A">
      <w:pPr>
        <w:spacing w:line="360" w:lineRule="auto"/>
      </w:pPr>
      <w:r>
        <w:rPr>
          <w:rFonts w:hint="eastAsia"/>
          <w:b/>
          <w:sz w:val="28"/>
          <w:szCs w:val="28"/>
        </w:rPr>
        <w:t xml:space="preserve"> </w:t>
      </w:r>
    </w:p>
    <w:p w14:paraId="74196D29">
      <w:pPr>
        <w:spacing w:line="360" w:lineRule="auto"/>
        <w:jc w:val="center"/>
        <w:rPr>
          <w:b/>
          <w:sz w:val="28"/>
          <w:szCs w:val="28"/>
        </w:rPr>
      </w:pPr>
      <w:r>
        <w:rPr>
          <w:rFonts w:hint="eastAsia"/>
          <w:b/>
          <w:sz w:val="28"/>
          <w:szCs w:val="28"/>
        </w:rPr>
        <w:t>第三章   乙方的权利和义务</w:t>
      </w:r>
    </w:p>
    <w:p w14:paraId="0E7DAE24">
      <w:pPr>
        <w:numPr>
          <w:ilvl w:val="0"/>
          <w:numId w:val="1"/>
        </w:numPr>
        <w:tabs>
          <w:tab w:val="left" w:pos="1276"/>
          <w:tab w:val="clear" w:pos="705"/>
        </w:tabs>
        <w:spacing w:line="360" w:lineRule="auto"/>
        <w:ind w:left="1276" w:hanging="1276"/>
      </w:pPr>
      <w:r>
        <w:rPr>
          <w:rFonts w:hint="eastAsia"/>
        </w:rPr>
        <w:t>乙方根据业务需要，可以要求甲方提供相关业务资料，但应以本合同所约定的代理工作之必需为限。</w:t>
      </w:r>
    </w:p>
    <w:p w14:paraId="068E5274">
      <w:pPr>
        <w:numPr>
          <w:ilvl w:val="0"/>
          <w:numId w:val="1"/>
        </w:numPr>
        <w:tabs>
          <w:tab w:val="left" w:pos="1276"/>
          <w:tab w:val="clear" w:pos="705"/>
        </w:tabs>
        <w:spacing w:line="360" w:lineRule="auto"/>
        <w:ind w:left="1276" w:hanging="1276"/>
      </w:pPr>
      <w:r>
        <w:rPr>
          <w:rFonts w:hint="eastAsia"/>
        </w:rPr>
        <w:t>乙方可以约请甲方相关人员配合协调完成代理内容。</w:t>
      </w:r>
    </w:p>
    <w:p w14:paraId="1CFDE889">
      <w:pPr>
        <w:numPr>
          <w:ilvl w:val="0"/>
          <w:numId w:val="1"/>
        </w:numPr>
        <w:tabs>
          <w:tab w:val="left" w:pos="1276"/>
          <w:tab w:val="clear" w:pos="705"/>
        </w:tabs>
        <w:spacing w:line="360" w:lineRule="auto"/>
        <w:ind w:left="1276" w:hanging="1276"/>
      </w:pPr>
      <w:r>
        <w:rPr>
          <w:rFonts w:hint="eastAsia"/>
        </w:rPr>
        <w:t>乙方在接受委托后，应及时安排专人负责为甲方提供约定的服务。</w:t>
      </w:r>
    </w:p>
    <w:p w14:paraId="53CE92AE">
      <w:pPr>
        <w:numPr>
          <w:ilvl w:val="0"/>
          <w:numId w:val="1"/>
        </w:numPr>
        <w:tabs>
          <w:tab w:val="left" w:pos="1276"/>
          <w:tab w:val="clear" w:pos="705"/>
        </w:tabs>
        <w:spacing w:line="360" w:lineRule="auto"/>
        <w:ind w:left="1276" w:hanging="1276"/>
      </w:pPr>
      <w:r>
        <w:rPr>
          <w:rFonts w:hint="eastAsia"/>
        </w:rPr>
        <w:t>乙方按照甲方提供的</w:t>
      </w:r>
      <w:r>
        <w:rPr>
          <w:rFonts w:hint="eastAsia"/>
          <w:lang w:val="en-US" w:eastAsia="zh-CN"/>
        </w:rPr>
        <w:t>税务</w:t>
      </w:r>
      <w:r>
        <w:rPr>
          <w:rFonts w:hint="eastAsia"/>
        </w:rPr>
        <w:t>政策，</w:t>
      </w:r>
      <w:r>
        <w:rPr>
          <w:rFonts w:hint="eastAsia"/>
          <w:lang w:val="en-US" w:eastAsia="zh-CN"/>
        </w:rPr>
        <w:t>劳务</w:t>
      </w:r>
      <w:r>
        <w:rPr>
          <w:rFonts w:hint="eastAsia"/>
        </w:rPr>
        <w:t>税计税要求来完成</w:t>
      </w:r>
      <w:r>
        <w:rPr>
          <w:rFonts w:hint="eastAsia"/>
          <w:lang w:val="en-US" w:eastAsia="zh-CN"/>
        </w:rPr>
        <w:t>劳务</w:t>
      </w:r>
      <w:r>
        <w:rPr>
          <w:rFonts w:hint="eastAsia"/>
        </w:rPr>
        <w:t>税计算。甲方提供的政策要求不得与国家的相关法律、法规及政策相抵触。乙方在甲方授权范围内的所有代理行为的法律责任（包括但不限于用工风险等法律责任）由甲方承担。</w:t>
      </w:r>
    </w:p>
    <w:p w14:paraId="7D8951D0">
      <w:pPr>
        <w:numPr>
          <w:ilvl w:val="0"/>
          <w:numId w:val="1"/>
        </w:numPr>
        <w:tabs>
          <w:tab w:val="left" w:pos="1276"/>
          <w:tab w:val="clear" w:pos="705"/>
        </w:tabs>
        <w:spacing w:line="360" w:lineRule="auto"/>
        <w:ind w:left="1276" w:hanging="1276"/>
      </w:pPr>
      <w:r>
        <w:rPr>
          <w:rFonts w:hint="eastAsia"/>
        </w:rPr>
        <w:t>乙方明确：由于甲方</w:t>
      </w:r>
      <w:r>
        <w:rPr>
          <w:rFonts w:hint="eastAsia"/>
          <w:lang w:val="en-US" w:eastAsia="zh-CN"/>
        </w:rPr>
        <w:t>劳务工的劳务费</w:t>
      </w:r>
      <w:r>
        <w:rPr>
          <w:rFonts w:hint="eastAsia"/>
        </w:rPr>
        <w:t>税款不能及时或完整到账，乙方无任何垫付义务，由此而产生的税款滞纳金及相关法律责任由甲方承担。</w:t>
      </w:r>
    </w:p>
    <w:p w14:paraId="18148D9A">
      <w:pPr>
        <w:numPr>
          <w:ilvl w:val="0"/>
          <w:numId w:val="1"/>
        </w:numPr>
        <w:tabs>
          <w:tab w:val="left" w:pos="1276"/>
          <w:tab w:val="clear" w:pos="705"/>
        </w:tabs>
        <w:spacing w:line="360" w:lineRule="auto"/>
        <w:ind w:left="1276" w:hanging="1276"/>
      </w:pPr>
      <w:r>
        <w:rPr>
          <w:rFonts w:hint="eastAsia"/>
        </w:rPr>
        <w:t>如确因乙方原因造成甲方</w:t>
      </w:r>
      <w:r>
        <w:rPr>
          <w:rFonts w:hint="eastAsia"/>
          <w:lang w:val="en-US" w:eastAsia="zh-CN"/>
        </w:rPr>
        <w:t>劳务工劳务税申报延迟的</w:t>
      </w:r>
      <w:r>
        <w:rPr>
          <w:rFonts w:hint="eastAsia"/>
        </w:rPr>
        <w:t>，应由乙方承担相应责任。非因乙方原因导致乙方未能按本合同履行义务的，乙方不承担责任。</w:t>
      </w:r>
    </w:p>
    <w:p w14:paraId="67891C4B">
      <w:pPr>
        <w:numPr>
          <w:ilvl w:val="0"/>
          <w:numId w:val="1"/>
        </w:numPr>
        <w:tabs>
          <w:tab w:val="left" w:pos="1276"/>
          <w:tab w:val="clear" w:pos="705"/>
        </w:tabs>
        <w:spacing w:line="360" w:lineRule="auto"/>
        <w:ind w:left="1276" w:hanging="1276"/>
      </w:pPr>
      <w:r>
        <w:rPr>
          <w:rFonts w:hint="eastAsia"/>
        </w:rPr>
        <w:t>如甲方指定</w:t>
      </w:r>
      <w:r>
        <w:rPr>
          <w:rFonts w:hint="eastAsia"/>
          <w:lang w:val="en-US" w:eastAsia="zh-CN"/>
        </w:rPr>
        <w:t>税务申报</w:t>
      </w:r>
      <w:r>
        <w:rPr>
          <w:rFonts w:hint="eastAsia"/>
        </w:rPr>
        <w:t>日为星期六，星期日或国定节假日的，则实际</w:t>
      </w:r>
      <w:r>
        <w:rPr>
          <w:rFonts w:hint="eastAsia"/>
          <w:lang w:val="en-US" w:eastAsia="zh-CN"/>
        </w:rPr>
        <w:t>申报</w:t>
      </w:r>
      <w:r>
        <w:rPr>
          <w:rFonts w:hint="eastAsia"/>
        </w:rPr>
        <w:t>日为周末或节假日前的最后一个工作日，其中涉及的相关流程截止日也相应提前。如因不可抗拒的原因（包括不可抗力、政府政策行为），实际</w:t>
      </w:r>
      <w:r>
        <w:rPr>
          <w:rFonts w:hint="eastAsia"/>
          <w:lang w:val="en-US" w:eastAsia="zh-CN"/>
        </w:rPr>
        <w:t>申报</w:t>
      </w:r>
      <w:r>
        <w:rPr>
          <w:rFonts w:hint="eastAsia"/>
        </w:rPr>
        <w:t>日可滞后至不可抗拒的原因清除之日，但乙方应及时出具书面说明告知甲方。</w:t>
      </w:r>
    </w:p>
    <w:p w14:paraId="120F50CD">
      <w:pPr>
        <w:spacing w:line="360" w:lineRule="auto"/>
        <w:ind w:left="1276"/>
        <w:rPr>
          <w:rFonts w:hint="eastAsia"/>
        </w:rPr>
      </w:pPr>
    </w:p>
    <w:p w14:paraId="709B7CFF">
      <w:pPr>
        <w:spacing w:line="360" w:lineRule="auto"/>
        <w:jc w:val="center"/>
        <w:rPr>
          <w:rFonts w:hint="eastAsia"/>
          <w:b/>
          <w:sz w:val="28"/>
          <w:szCs w:val="28"/>
        </w:rPr>
      </w:pPr>
      <w:r>
        <w:rPr>
          <w:rFonts w:hint="eastAsia"/>
          <w:b/>
          <w:sz w:val="28"/>
          <w:szCs w:val="28"/>
        </w:rPr>
        <w:t>第四章   信息资料的处理</w:t>
      </w:r>
      <w:r>
        <w:rPr>
          <w:b/>
          <w:sz w:val="28"/>
          <w:szCs w:val="28"/>
        </w:rPr>
        <w:t>和</w:t>
      </w:r>
      <w:r>
        <w:rPr>
          <w:rFonts w:hint="eastAsia"/>
          <w:b/>
          <w:sz w:val="28"/>
          <w:szCs w:val="28"/>
        </w:rPr>
        <w:t>保密</w:t>
      </w:r>
    </w:p>
    <w:p w14:paraId="18172924">
      <w:pPr>
        <w:numPr>
          <w:ilvl w:val="0"/>
          <w:numId w:val="1"/>
        </w:numPr>
        <w:spacing w:line="360" w:lineRule="auto"/>
        <w:ind w:left="1275" w:hanging="1274" w:hangingChars="607"/>
      </w:pPr>
      <w:r>
        <w:rPr>
          <w:rFonts w:hint="eastAsia"/>
        </w:rPr>
        <w:t>甲乙双方应对对方在服务中提供的信息、资料包括但不限于通过乙方自主研发的拥有自主知识产权的人力资源信息平台、邮件、信件等方式向对方提供的信息、服务成果交付等负有严格保密责任，除法律另有规定外，未经对方书面同意，任何一方不得将对方提供的资料向第三方泄露。甲方在此理解并同意，乙方可以向其关联机构或政府机构、仲裁委员会、法院披露甲方员工之</w:t>
      </w:r>
      <w:r>
        <w:rPr>
          <w:rFonts w:hint="eastAsia"/>
          <w:lang w:val="en-US" w:eastAsia="zh-CN"/>
        </w:rPr>
        <w:t>劳务</w:t>
      </w:r>
      <w:r>
        <w:rPr>
          <w:rFonts w:hint="eastAsia"/>
        </w:rPr>
        <w:t>税信息或其他相关信息，但应以履行本合同之服务内容为限。</w:t>
      </w:r>
    </w:p>
    <w:p w14:paraId="4B921023">
      <w:pPr>
        <w:spacing w:line="360" w:lineRule="auto"/>
        <w:ind w:left="1275"/>
        <w:rPr>
          <w:rFonts w:hint="eastAsia"/>
        </w:rPr>
      </w:pPr>
      <w:r>
        <w:rPr>
          <w:rFonts w:hint="eastAsia"/>
        </w:rPr>
        <w:t>乙方在本合同项下提供服务时，如涉及个人信息处理的，处理过程中应遵守《中华人民共和国个人信息保护法》及相关规定。甲方承诺，其提供的个人信息来源合法并已取得个人授权，如因甲方原因导致乙方未经授权收集和处理个人信息的，甲方同意承担全部责任。</w:t>
      </w:r>
    </w:p>
    <w:p w14:paraId="3D81E22F">
      <w:pPr>
        <w:numPr>
          <w:ilvl w:val="0"/>
          <w:numId w:val="1"/>
        </w:numPr>
        <w:spacing w:line="360" w:lineRule="auto"/>
        <w:ind w:left="1275" w:hanging="1274" w:hangingChars="607"/>
        <w:rPr>
          <w:rFonts w:hint="eastAsia"/>
        </w:rPr>
      </w:pPr>
      <w:r>
        <w:rPr>
          <w:rFonts w:hint="eastAsia"/>
        </w:rPr>
        <w:t>如乙方有明显恶意泄露甲方保密信息的行为，甲方有权立即解除本合同。因此给甲方造成的损失，乙方应承担责任。</w:t>
      </w:r>
    </w:p>
    <w:p w14:paraId="3ACF0C40">
      <w:pPr>
        <w:numPr>
          <w:ilvl w:val="0"/>
          <w:numId w:val="1"/>
        </w:numPr>
        <w:spacing w:line="360" w:lineRule="auto"/>
        <w:ind w:left="1275" w:hanging="1274" w:hangingChars="607"/>
        <w:rPr>
          <w:rFonts w:hint="eastAsia"/>
        </w:rPr>
      </w:pPr>
      <w:r>
        <w:rPr>
          <w:rFonts w:hint="eastAsia"/>
        </w:rPr>
        <w:t>本合同项下的代理服务项目或乙方应甲方要求所做的任何服务调整操作中，如涉及相关网络风险的（如遭遇外部网络攻击可能会发生的信息丢失或者泄露的风险），甲方已明确并知晓。</w:t>
      </w:r>
    </w:p>
    <w:p w14:paraId="3415D1A9">
      <w:pPr>
        <w:spacing w:line="360" w:lineRule="auto"/>
      </w:pPr>
    </w:p>
    <w:p w14:paraId="44191523">
      <w:pPr>
        <w:spacing w:line="360" w:lineRule="auto"/>
        <w:jc w:val="center"/>
        <w:rPr>
          <w:rFonts w:hint="eastAsia"/>
          <w:b/>
          <w:sz w:val="28"/>
          <w:szCs w:val="28"/>
        </w:rPr>
      </w:pPr>
      <w:r>
        <w:rPr>
          <w:rFonts w:hint="eastAsia"/>
          <w:b/>
          <w:sz w:val="28"/>
          <w:szCs w:val="28"/>
        </w:rPr>
        <w:t>第五章  合同的生效、变更、履行及终止</w:t>
      </w:r>
    </w:p>
    <w:p w14:paraId="114CCA44">
      <w:pPr>
        <w:numPr>
          <w:ilvl w:val="0"/>
          <w:numId w:val="1"/>
        </w:numPr>
        <w:spacing w:line="360" w:lineRule="auto"/>
        <w:ind w:left="1275" w:hanging="1274" w:hangingChars="607"/>
        <w:rPr>
          <w:rFonts w:hint="eastAsia"/>
        </w:rPr>
      </w:pPr>
      <w:r>
        <w:rPr>
          <w:rFonts w:hint="eastAsia"/>
        </w:rPr>
        <w:t>双方任何权利义务依本合同执行，如需变更本合同中的部分条款，双方必须协商一致，以补充协议的形式予以书面确认。</w:t>
      </w:r>
    </w:p>
    <w:p w14:paraId="49F8516B">
      <w:pPr>
        <w:numPr>
          <w:ilvl w:val="0"/>
          <w:numId w:val="1"/>
        </w:numPr>
        <w:spacing w:line="360" w:lineRule="auto"/>
        <w:ind w:left="1275" w:hanging="1274" w:hangingChars="607"/>
        <w:rPr>
          <w:rFonts w:hint="eastAsia"/>
        </w:rPr>
      </w:pPr>
      <w:r>
        <w:rPr>
          <w:rFonts w:hint="eastAsia"/>
        </w:rPr>
        <w:t>本协议自</w:t>
      </w:r>
      <w:r>
        <w:rPr>
          <w:rFonts w:hint="eastAsia"/>
          <w:u w:val="single"/>
          <w:lang w:val="en-US" w:eastAsia="zh-CN"/>
        </w:rPr>
        <w:t>2025</w:t>
      </w:r>
      <w:r>
        <w:rPr>
          <w:rFonts w:hint="eastAsia"/>
        </w:rPr>
        <w:t>年</w:t>
      </w:r>
      <w:r>
        <w:rPr>
          <w:rFonts w:hint="eastAsia"/>
          <w:u w:val="single"/>
          <w:lang w:val="en-US" w:eastAsia="zh-CN"/>
        </w:rPr>
        <w:t>4</w:t>
      </w:r>
      <w:r>
        <w:rPr>
          <w:rFonts w:hint="eastAsia"/>
        </w:rPr>
        <w:t>月</w:t>
      </w:r>
      <w:r>
        <w:rPr>
          <w:rFonts w:hint="eastAsia"/>
          <w:u w:val="single"/>
          <w:lang w:val="en-US" w:eastAsia="zh-CN"/>
        </w:rPr>
        <w:t>1</w:t>
      </w:r>
      <w:r>
        <w:rPr>
          <w:rFonts w:hint="eastAsia"/>
        </w:rPr>
        <w:t xml:space="preserve">日起生效。 </w:t>
      </w:r>
    </w:p>
    <w:p w14:paraId="565850FC">
      <w:pPr>
        <w:numPr>
          <w:ilvl w:val="0"/>
          <w:numId w:val="1"/>
        </w:numPr>
        <w:spacing w:line="360" w:lineRule="auto"/>
        <w:ind w:left="1275" w:hanging="1274" w:hangingChars="607"/>
        <w:rPr>
          <w:rFonts w:hint="eastAsia"/>
        </w:rPr>
      </w:pPr>
      <w:r>
        <w:rPr>
          <w:rFonts w:hint="eastAsia"/>
        </w:rPr>
        <w:t>本合同项下首个</w:t>
      </w:r>
      <w:r>
        <w:rPr>
          <w:rFonts w:hint="eastAsia"/>
          <w:lang w:val="en-US" w:eastAsia="zh-CN"/>
        </w:rPr>
        <w:t>劳务</w:t>
      </w:r>
      <w:r>
        <w:rPr>
          <w:rFonts w:hint="eastAsia"/>
        </w:rPr>
        <w:t>税服务的所属月份为</w:t>
      </w:r>
      <w:r>
        <w:rPr>
          <w:rFonts w:hint="eastAsia"/>
          <w:u w:val="single"/>
          <w:lang w:val="en-US" w:eastAsia="zh-CN"/>
        </w:rPr>
        <w:t>2025</w:t>
      </w:r>
      <w:r>
        <w:rPr>
          <w:rFonts w:hint="eastAsia"/>
        </w:rPr>
        <w:t>年</w:t>
      </w:r>
      <w:r>
        <w:rPr>
          <w:rFonts w:hint="eastAsia"/>
          <w:u w:val="single"/>
          <w:lang w:val="en-US" w:eastAsia="zh-CN"/>
        </w:rPr>
        <w:t>4</w:t>
      </w:r>
      <w:r>
        <w:rPr>
          <w:rFonts w:hint="eastAsia"/>
        </w:rPr>
        <w:t>月。</w:t>
      </w:r>
    </w:p>
    <w:p w14:paraId="1527A898">
      <w:pPr>
        <w:numPr>
          <w:ilvl w:val="0"/>
          <w:numId w:val="1"/>
        </w:numPr>
        <w:spacing w:line="360" w:lineRule="auto"/>
        <w:ind w:left="1275" w:hanging="1274" w:hangingChars="607"/>
        <w:rPr>
          <w:rFonts w:hint="eastAsia"/>
        </w:rPr>
      </w:pPr>
      <w:r>
        <w:rPr>
          <w:rFonts w:hint="eastAsia"/>
        </w:rPr>
        <w:t>甲方要求乙方对其全体或部分员工暂停全部或部分服务项目，应在周期开始前以书面形式通知乙方。甲方暂停操作员工的相关数据仍将列入乙方出具的薪资个税报表中，并计算相应服务费。</w:t>
      </w:r>
    </w:p>
    <w:p w14:paraId="2D7B88EA">
      <w:pPr>
        <w:numPr>
          <w:ilvl w:val="0"/>
          <w:numId w:val="1"/>
        </w:numPr>
        <w:spacing w:line="360" w:lineRule="auto"/>
        <w:ind w:left="1275" w:hanging="1274" w:hangingChars="607"/>
        <w:rPr>
          <w:rFonts w:hint="eastAsia"/>
        </w:rPr>
      </w:pPr>
      <w:r>
        <w:rPr>
          <w:rFonts w:hint="eastAsia"/>
        </w:rPr>
        <w:t>有以下情形的，乙方有权提前30天以书面形式通知甲方终止本合同：</w:t>
      </w:r>
    </w:p>
    <w:p w14:paraId="77404D99">
      <w:pPr>
        <w:numPr>
          <w:ilvl w:val="1"/>
          <w:numId w:val="1"/>
        </w:numPr>
        <w:tabs>
          <w:tab w:val="left" w:pos="1276"/>
        </w:tabs>
        <w:spacing w:line="360" w:lineRule="auto"/>
        <w:ind w:left="1270" w:leftChars="337" w:hanging="562" w:hangingChars="268"/>
        <w:rPr>
          <w:rFonts w:hint="eastAsia"/>
        </w:rPr>
      </w:pPr>
      <w:r>
        <w:rPr>
          <w:rFonts w:hint="eastAsia"/>
        </w:rPr>
        <w:t>乙方根据甲方通知对其全体员工连续暂停服务达3个月以上的；</w:t>
      </w:r>
    </w:p>
    <w:p w14:paraId="78EDE98E">
      <w:pPr>
        <w:numPr>
          <w:ilvl w:val="1"/>
          <w:numId w:val="1"/>
        </w:numPr>
        <w:tabs>
          <w:tab w:val="left" w:pos="1276"/>
          <w:tab w:val="clear" w:pos="1840"/>
        </w:tabs>
        <w:spacing w:line="360" w:lineRule="auto"/>
        <w:ind w:left="1270" w:leftChars="337" w:hanging="562" w:hangingChars="268"/>
        <w:rPr>
          <w:rFonts w:hint="eastAsia"/>
        </w:rPr>
      </w:pPr>
      <w:r>
        <w:rPr>
          <w:rFonts w:hint="eastAsia"/>
        </w:rPr>
        <w:t>乙方根据甲方通知在连续12个月中对其全体员工暂停服务的期限累计达6个月的。</w:t>
      </w:r>
    </w:p>
    <w:p w14:paraId="5A25D9E8">
      <w:pPr>
        <w:numPr>
          <w:ilvl w:val="0"/>
          <w:numId w:val="1"/>
        </w:numPr>
        <w:spacing w:line="360" w:lineRule="auto"/>
        <w:ind w:left="1275" w:hanging="1274" w:hangingChars="607"/>
        <w:rPr>
          <w:rFonts w:hint="eastAsia"/>
        </w:rPr>
      </w:pPr>
      <w:r>
        <w:rPr>
          <w:rFonts w:hint="eastAsia"/>
        </w:rPr>
        <w:t>乙方根据第三十一条的规定向甲方发出终止通知后至本合同终止之日前，如甲方需乙方提供本合同约定的服务的，应根据本合同</w:t>
      </w:r>
      <w:r>
        <w:rPr>
          <w:rFonts w:hint="eastAsia"/>
          <w:u w:val="single"/>
        </w:rPr>
        <w:t>第六章</w:t>
      </w:r>
      <w:r>
        <w:rPr>
          <w:rFonts w:hint="eastAsia"/>
        </w:rPr>
        <w:t>的收费标准向乙方支付相关费用。</w:t>
      </w:r>
    </w:p>
    <w:p w14:paraId="792573B7">
      <w:pPr>
        <w:numPr>
          <w:ilvl w:val="0"/>
          <w:numId w:val="1"/>
        </w:numPr>
        <w:spacing w:line="360" w:lineRule="auto"/>
        <w:ind w:left="1275" w:hanging="1274" w:hangingChars="607"/>
        <w:rPr>
          <w:rFonts w:hint="eastAsia"/>
        </w:rPr>
      </w:pPr>
      <w:r>
        <w:rPr>
          <w:rFonts w:hint="eastAsia"/>
        </w:rPr>
        <w:t>本合同终止后，乙方应在合同终止日后30日内将所有涉及甲方委托服务事宜的工作文件完整地交还甲方，乙方不得延误或以任何理由拖延，否则，乙方应赔偿甲方因此遭受的损失。如因甲方原因造成乙方无法及时进行交接工作所引起的一切不利后果由甲方承担。</w:t>
      </w:r>
    </w:p>
    <w:p w14:paraId="2CD53CE7">
      <w:pPr>
        <w:spacing w:line="360" w:lineRule="auto"/>
        <w:rPr>
          <w:rFonts w:hint="eastAsia"/>
        </w:rPr>
      </w:pPr>
    </w:p>
    <w:p w14:paraId="0B8E227E">
      <w:pPr>
        <w:spacing w:line="360" w:lineRule="auto"/>
        <w:ind w:left="2694"/>
        <w:rPr>
          <w:rFonts w:hint="eastAsia"/>
          <w:b/>
          <w:sz w:val="28"/>
          <w:szCs w:val="28"/>
        </w:rPr>
      </w:pPr>
      <w:r>
        <w:rPr>
          <w:rFonts w:hint="eastAsia"/>
          <w:b/>
          <w:sz w:val="28"/>
          <w:szCs w:val="28"/>
        </w:rPr>
        <w:t>第六章   费用及支付方式</w:t>
      </w:r>
    </w:p>
    <w:p w14:paraId="66CDF491">
      <w:pPr>
        <w:numPr>
          <w:ilvl w:val="0"/>
          <w:numId w:val="1"/>
        </w:numPr>
        <w:spacing w:line="360" w:lineRule="auto"/>
        <w:ind w:left="0" w:firstLine="0"/>
        <w:rPr>
          <w:rFonts w:hint="eastAsia"/>
        </w:rPr>
      </w:pPr>
      <w:r>
        <w:rPr>
          <w:rFonts w:hint="eastAsia"/>
        </w:rPr>
        <w:t>根据本合同约定，甲方应向乙方支付的总费用包括：</w:t>
      </w:r>
    </w:p>
    <w:p w14:paraId="062C52BE">
      <w:pPr>
        <w:spacing w:line="360" w:lineRule="auto"/>
        <w:rPr>
          <w:rFonts w:hint="eastAsia"/>
        </w:rPr>
      </w:pPr>
      <w:r>
        <w:rPr>
          <w:rFonts w:hint="eastAsia"/>
        </w:rPr>
        <w:t xml:space="preserve">      34</w:t>
      </w:r>
      <w:r>
        <w:t xml:space="preserve">.1   </w:t>
      </w:r>
      <w:r>
        <w:rPr>
          <w:rFonts w:hint="eastAsia"/>
        </w:rPr>
        <w:t>本合同项下以报价单形式另行约定的服务费。</w:t>
      </w:r>
    </w:p>
    <w:p w14:paraId="6D6F045C">
      <w:pPr>
        <w:spacing w:line="360" w:lineRule="auto"/>
        <w:ind w:left="1274" w:leftChars="300" w:hanging="644" w:hangingChars="307"/>
      </w:pPr>
      <w:r>
        <w:rPr>
          <w:rFonts w:hint="eastAsia"/>
        </w:rPr>
        <w:t>34.2   前述服务费不包含乙方人员因履行本合同项下的服务而产生的城际交通费、住宿费等差旅费，该类差旅费用由甲方按实际发生的金额承担。</w:t>
      </w:r>
    </w:p>
    <w:p w14:paraId="5707263F">
      <w:pPr>
        <w:spacing w:line="360" w:lineRule="auto"/>
        <w:ind w:left="1274" w:leftChars="300" w:hanging="644" w:hangingChars="307"/>
        <w:rPr>
          <w:rFonts w:hint="eastAsia"/>
        </w:rPr>
      </w:pPr>
      <w:r>
        <w:t>3</w:t>
      </w:r>
      <w:r>
        <w:rPr>
          <w:rFonts w:hint="eastAsia"/>
        </w:rPr>
        <w:t>4</w:t>
      </w:r>
      <w:r>
        <w:t>.</w:t>
      </w:r>
      <w:r>
        <w:rPr>
          <w:rFonts w:hint="eastAsia"/>
        </w:rPr>
        <w:t>3   因甲方原因，涉及其部分或全体员工数月</w:t>
      </w:r>
      <w:r>
        <w:rPr>
          <w:rFonts w:hint="eastAsia"/>
          <w:lang w:val="en-US" w:eastAsia="zh-CN"/>
        </w:rPr>
        <w:t>劳务</w:t>
      </w:r>
      <w:r>
        <w:rPr>
          <w:rFonts w:hint="eastAsia"/>
        </w:rPr>
        <w:t>税调整，并须乙方代为进行计算或补缴操作的，甲方应根据涉及计算或补缴的实际月数按上述标准向乙方另行支付服务费。由此而产生的税款滞纳金及相关法律责任则由甲方承担。</w:t>
      </w:r>
    </w:p>
    <w:p w14:paraId="48531D39">
      <w:pPr>
        <w:spacing w:line="360" w:lineRule="auto"/>
        <w:ind w:left="1275" w:leftChars="337" w:hanging="567" w:hangingChars="270"/>
        <w:rPr>
          <w:rFonts w:hint="eastAsia"/>
        </w:rPr>
      </w:pPr>
      <w:r>
        <w:t>3</w:t>
      </w:r>
      <w:r>
        <w:rPr>
          <w:rFonts w:hint="eastAsia"/>
        </w:rPr>
        <w:t>4</w:t>
      </w:r>
      <w:r>
        <w:t>.</w:t>
      </w:r>
      <w:r>
        <w:rPr>
          <w:rFonts w:hint="eastAsia"/>
        </w:rPr>
        <w:t>4 乙方因向甲方提供服务而缴纳或支付的增值税或政府附加费等额外费用由甲方承担并不包含于服务费中，甲方应向乙方支付服务费时一并支付该项费用。</w:t>
      </w:r>
    </w:p>
    <w:p w14:paraId="3794E17C">
      <w:pPr>
        <w:spacing w:line="360" w:lineRule="auto"/>
        <w:ind w:left="708" w:leftChars="337" w:firstLine="1"/>
        <w:rPr>
          <w:rFonts w:hint="eastAsia"/>
        </w:rPr>
      </w:pPr>
      <w:r>
        <w:rPr>
          <w:rFonts w:hint="eastAsia"/>
        </w:rPr>
        <w:t>34.5</w:t>
      </w:r>
      <w:r>
        <w:t xml:space="preserve">  </w:t>
      </w:r>
      <w:r>
        <w:rPr>
          <w:rFonts w:hint="eastAsia"/>
        </w:rPr>
        <w:t>乙方在服务期间发生的且经甲方事先批准的其他合理费用。</w:t>
      </w:r>
    </w:p>
    <w:p w14:paraId="659B1A5A">
      <w:pPr>
        <w:numPr>
          <w:ilvl w:val="0"/>
          <w:numId w:val="1"/>
        </w:numPr>
        <w:spacing w:line="360" w:lineRule="auto"/>
        <w:ind w:left="0" w:firstLine="0"/>
        <w:rPr>
          <w:rFonts w:hint="eastAsia"/>
        </w:rPr>
      </w:pPr>
      <w:r>
        <w:rPr>
          <w:rFonts w:hint="eastAsia"/>
        </w:rPr>
        <w:t>费用支付方式</w:t>
      </w:r>
    </w:p>
    <w:p w14:paraId="0A4ED367">
      <w:pPr>
        <w:numPr>
          <w:ilvl w:val="1"/>
          <w:numId w:val="1"/>
        </w:numPr>
        <w:tabs>
          <w:tab w:val="left" w:pos="1276"/>
          <w:tab w:val="clear" w:pos="1840"/>
        </w:tabs>
        <w:spacing w:line="360" w:lineRule="auto"/>
        <w:ind w:left="0" w:firstLine="707" w:firstLineChars="337"/>
        <w:rPr>
          <w:rFonts w:hint="eastAsia"/>
        </w:rPr>
      </w:pPr>
      <w:r>
        <w:rPr>
          <w:rFonts w:hint="eastAsia"/>
        </w:rPr>
        <w:t>甲方应于</w:t>
      </w:r>
      <w:r>
        <w:rPr>
          <w:rFonts w:hint="eastAsia"/>
          <w:lang w:val="en-US" w:eastAsia="zh-CN"/>
        </w:rPr>
        <w:t>乙方提供劳务税计算和申报服务的当月</w:t>
      </w:r>
      <w:r>
        <w:rPr>
          <w:rFonts w:hint="eastAsia"/>
        </w:rPr>
        <w:t>，根据乙方向甲方出具的《付款通知书》</w:t>
      </w:r>
      <w:r>
        <w:rPr>
          <w:rFonts w:hint="eastAsia"/>
          <w:lang w:val="en-US" w:eastAsia="zh-CN"/>
        </w:rPr>
        <w:t>于当月月底前</w:t>
      </w:r>
      <w:r>
        <w:rPr>
          <w:rFonts w:hint="eastAsia"/>
        </w:rPr>
        <w:t>结清当月费用。</w:t>
      </w:r>
    </w:p>
    <w:p w14:paraId="58D61F96">
      <w:pPr>
        <w:spacing w:line="360" w:lineRule="auto"/>
        <w:rPr>
          <w:rFonts w:hint="eastAsia"/>
        </w:rPr>
      </w:pPr>
    </w:p>
    <w:p w14:paraId="29869BAE">
      <w:pPr>
        <w:spacing w:line="360" w:lineRule="auto"/>
        <w:ind w:left="2694"/>
        <w:rPr>
          <w:rFonts w:hint="eastAsia"/>
          <w:b/>
          <w:sz w:val="28"/>
          <w:szCs w:val="28"/>
        </w:rPr>
      </w:pPr>
      <w:r>
        <w:rPr>
          <w:rFonts w:hint="eastAsia"/>
          <w:b/>
          <w:sz w:val="28"/>
          <w:szCs w:val="28"/>
        </w:rPr>
        <w:t>第七章   违约责任</w:t>
      </w:r>
    </w:p>
    <w:p w14:paraId="2C0F220D">
      <w:pPr>
        <w:numPr>
          <w:ilvl w:val="0"/>
          <w:numId w:val="1"/>
        </w:numPr>
        <w:tabs>
          <w:tab w:val="left" w:pos="993"/>
          <w:tab w:val="clear" w:pos="705"/>
        </w:tabs>
        <w:spacing w:line="360" w:lineRule="auto"/>
        <w:ind w:left="1276" w:hanging="1130"/>
        <w:rPr>
          <w:rFonts w:hint="eastAsia"/>
        </w:rPr>
      </w:pPr>
      <w:r>
        <w:rPr>
          <w:rFonts w:hint="eastAsia"/>
        </w:rPr>
        <w:t>甲方未按约定履行相关费用的支付义务，逾期达10日以上的，则应按该延迟支付代理服务费用总额的20%向乙方支付违约金。逾期达2个月以上（含）的，乙方有权立刻提出终止本合同；给乙方造成损失的，甲方还应承担相应赔偿责任。</w:t>
      </w:r>
    </w:p>
    <w:p w14:paraId="5B9A1D45">
      <w:pPr>
        <w:numPr>
          <w:ilvl w:val="0"/>
          <w:numId w:val="1"/>
        </w:numPr>
        <w:spacing w:line="360" w:lineRule="auto"/>
        <w:ind w:left="1275" w:hanging="1274" w:hangingChars="607"/>
        <w:rPr>
          <w:rFonts w:hint="eastAsia"/>
        </w:rPr>
      </w:pPr>
      <w:r>
        <w:rPr>
          <w:rFonts w:hint="eastAsia"/>
        </w:rPr>
        <w:t>除本合同另行规定外，在本合同履行首个年度内任何一方提前终止本合同，须提前3个月书面通知对方，</w:t>
      </w:r>
      <w:r>
        <w:rPr>
          <w:rFonts w:hint="eastAsia" w:ascii="宋体" w:hAnsi="宋体"/>
        </w:rPr>
        <w:t>并向对方一次性支付违约金。前述违约金以本合同终止当月甲方应支付的服务费为标准计算每月的违约金数额，违约金的支付期限为本合同终止之日起至一年届满之日。</w:t>
      </w:r>
    </w:p>
    <w:p w14:paraId="4261C405">
      <w:pPr>
        <w:numPr>
          <w:ilvl w:val="0"/>
          <w:numId w:val="1"/>
        </w:numPr>
        <w:spacing w:line="360" w:lineRule="auto"/>
        <w:ind w:left="1275" w:hanging="1274" w:hangingChars="607"/>
        <w:rPr>
          <w:rFonts w:hint="eastAsia"/>
        </w:rPr>
      </w:pPr>
      <w:r>
        <w:rPr>
          <w:rFonts w:hint="eastAsia"/>
        </w:rPr>
        <w:t>任何一方在本合同履行期间及终止（解除）后一年内，不得直接或间接雇佣另一方离职不满一年的联系人、客户经理、经办者、现场服务人员或其他联系人；否则，应按该人员离职前一年的工资性收入为标准，向对方支付违约金。</w:t>
      </w:r>
    </w:p>
    <w:p w14:paraId="3BA9D97F">
      <w:pPr>
        <w:spacing w:line="360" w:lineRule="auto"/>
      </w:pPr>
    </w:p>
    <w:p w14:paraId="7E09A344">
      <w:pPr>
        <w:spacing w:line="360" w:lineRule="auto"/>
        <w:ind w:left="2694"/>
        <w:rPr>
          <w:rFonts w:hint="eastAsia"/>
          <w:b/>
          <w:sz w:val="28"/>
          <w:szCs w:val="28"/>
        </w:rPr>
      </w:pPr>
      <w:r>
        <w:rPr>
          <w:rFonts w:hint="eastAsia"/>
          <w:b/>
          <w:sz w:val="28"/>
          <w:szCs w:val="28"/>
        </w:rPr>
        <w:t>第八章   附则</w:t>
      </w:r>
    </w:p>
    <w:p w14:paraId="52C96881">
      <w:pPr>
        <w:numPr>
          <w:ilvl w:val="0"/>
          <w:numId w:val="1"/>
        </w:numPr>
        <w:spacing w:line="360" w:lineRule="auto"/>
        <w:ind w:left="1275" w:hanging="1274" w:hangingChars="607"/>
        <w:rPr>
          <w:rFonts w:hint="eastAsia"/>
        </w:rPr>
      </w:pPr>
      <w:r>
        <w:rPr>
          <w:rFonts w:hint="eastAsia"/>
        </w:rPr>
        <w:t>双方应严格履行本合同的各项约定，任何一方违约均应承担违约责任。凡因执行本合同或与本合同有关事项所发生的争议，由双方通过友好方式协商解决。若协商不成，任何一方均可向上海仲裁委员会申请仲裁。</w:t>
      </w:r>
    </w:p>
    <w:p w14:paraId="13BAFFFF">
      <w:pPr>
        <w:numPr>
          <w:ilvl w:val="0"/>
          <w:numId w:val="1"/>
        </w:numPr>
        <w:spacing w:line="360" w:lineRule="auto"/>
        <w:ind w:left="0" w:firstLine="0"/>
        <w:rPr>
          <w:rFonts w:hint="eastAsia"/>
        </w:rPr>
      </w:pPr>
      <w:r>
        <w:rPr>
          <w:rFonts w:hint="eastAsia"/>
        </w:rPr>
        <w:t>经双方确认的传真件、信函、电子邮件等视为具有法律效力的书证。</w:t>
      </w:r>
    </w:p>
    <w:p w14:paraId="07FB9908">
      <w:pPr>
        <w:numPr>
          <w:ilvl w:val="0"/>
          <w:numId w:val="1"/>
        </w:numPr>
        <w:spacing w:line="360" w:lineRule="auto"/>
        <w:ind w:left="0" w:firstLine="0"/>
        <w:rPr>
          <w:rFonts w:hint="eastAsia"/>
        </w:rPr>
      </w:pPr>
      <w:r>
        <w:rPr>
          <w:rFonts w:hint="eastAsia"/>
        </w:rPr>
        <w:t>本合同若存在中文与外文版本，并在理解上产生差异时，以中文版合同为准。</w:t>
      </w:r>
    </w:p>
    <w:p w14:paraId="5A2A6EA5">
      <w:pPr>
        <w:numPr>
          <w:ilvl w:val="0"/>
          <w:numId w:val="1"/>
        </w:numPr>
        <w:spacing w:line="360" w:lineRule="auto"/>
        <w:ind w:left="1275" w:hanging="1274" w:hangingChars="607"/>
        <w:rPr>
          <w:rFonts w:hint="eastAsia"/>
        </w:rPr>
      </w:pPr>
      <w:r>
        <w:rPr>
          <w:rFonts w:hint="eastAsia"/>
        </w:rPr>
        <w:t>本合同一式两份，甲、乙双方各持一份，具有同等的法律效力，经双方签字盖章后生效。</w:t>
      </w:r>
    </w:p>
    <w:p w14:paraId="28E38643">
      <w:pPr>
        <w:spacing w:line="360" w:lineRule="auto"/>
        <w:jc w:val="center"/>
        <w:rPr>
          <w:rFonts w:hint="eastAsia"/>
          <w:b/>
        </w:rPr>
      </w:pPr>
      <w:r>
        <w:rPr>
          <w:rFonts w:hint="eastAsia"/>
          <w:b/>
        </w:rPr>
        <w:t>（以下无正文）</w:t>
      </w:r>
    </w:p>
    <w:p w14:paraId="3BA27568">
      <w:pPr>
        <w:spacing w:line="360" w:lineRule="auto"/>
        <w:rPr>
          <w:rFonts w:hint="eastAsia"/>
        </w:rPr>
      </w:pPr>
    </w:p>
    <w:p w14:paraId="5ED4F0DE">
      <w:pPr>
        <w:spacing w:line="400" w:lineRule="exact"/>
        <w:rPr>
          <w:b/>
          <w:szCs w:val="21"/>
        </w:rPr>
        <w:sectPr>
          <w:headerReference r:id="rId4" w:type="first"/>
          <w:headerReference r:id="rId3" w:type="default"/>
          <w:footerReference r:id="rId5" w:type="even"/>
          <w:pgSz w:w="11906" w:h="16838"/>
          <w:pgMar w:top="1440" w:right="1797" w:bottom="1440" w:left="1797" w:header="851" w:footer="992" w:gutter="0"/>
          <w:pgNumType w:start="0"/>
          <w:cols w:space="425" w:num="1"/>
          <w:titlePg/>
          <w:docGrid w:type="lines" w:linePitch="312" w:charSpace="0"/>
        </w:sectPr>
      </w:pPr>
    </w:p>
    <w:p w14:paraId="3B1872FA">
      <w:pPr>
        <w:spacing w:line="360" w:lineRule="auto"/>
        <w:ind w:firstLine="422"/>
        <w:rPr>
          <w:rFonts w:hint="eastAsia" w:ascii="宋体" w:hAnsi="宋体"/>
          <w:b/>
          <w:bCs/>
        </w:rPr>
      </w:pPr>
      <w:r>
        <w:rPr>
          <w:rFonts w:hint="eastAsia" w:ascii="宋体" w:hAnsi="宋体"/>
          <w:b/>
          <w:bCs/>
        </w:rPr>
        <w:t>甲方（盖章）:</w:t>
      </w:r>
      <w:r>
        <w:rPr>
          <w:rFonts w:hint="eastAsia"/>
          <w:b/>
          <w:bCs/>
          <w:lang w:val="en-US" w:eastAsia="zh-CN"/>
        </w:rPr>
        <w:t>中智关爱通（上海）科技</w:t>
      </w:r>
      <w:r>
        <w:rPr>
          <w:rFonts w:hint="eastAsia" w:ascii="宋体" w:hAnsi="宋体"/>
          <w:b/>
          <w:bCs/>
        </w:rPr>
        <w:tab/>
      </w:r>
      <w:r>
        <w:rPr>
          <w:rFonts w:hint="eastAsia" w:ascii="宋体" w:hAnsi="宋体"/>
          <w:b/>
          <w:bCs/>
        </w:rPr>
        <w:t xml:space="preserve">    </w:t>
      </w:r>
      <w:r>
        <w:rPr>
          <w:rFonts w:ascii="宋体" w:hAnsi="宋体"/>
          <w:b/>
          <w:bCs/>
        </w:rPr>
        <w:t xml:space="preserve">   </w:t>
      </w:r>
      <w:r>
        <w:rPr>
          <w:rFonts w:hint="eastAsia" w:ascii="宋体" w:hAnsi="宋体"/>
          <w:b/>
          <w:bCs/>
        </w:rPr>
        <w:t>乙方（盖章）:</w:t>
      </w:r>
      <w:r>
        <w:rPr>
          <w:rFonts w:hint="eastAsia"/>
        </w:rPr>
        <w:t xml:space="preserve"> </w:t>
      </w:r>
      <w:r>
        <w:rPr>
          <w:rFonts w:hint="eastAsia" w:ascii="宋体" w:hAnsi="宋体"/>
          <w:b/>
          <w:bCs/>
        </w:rPr>
        <w:t>中智经济技术合作股份有限公司</w:t>
      </w:r>
    </w:p>
    <w:p w14:paraId="16E2DFA0">
      <w:pPr>
        <w:spacing w:line="360" w:lineRule="auto"/>
        <w:ind w:firstLine="422"/>
        <w:rPr>
          <w:rFonts w:hint="default" w:ascii="宋体" w:hAnsi="宋体"/>
          <w:b/>
          <w:bCs/>
          <w:szCs w:val="21"/>
          <w:lang w:val="en-US"/>
        </w:rPr>
      </w:pPr>
      <w:r>
        <w:rPr>
          <w:rFonts w:hint="eastAsia"/>
          <w:b/>
          <w:bCs/>
          <w:lang w:val="en-US" w:eastAsia="zh-CN"/>
        </w:rPr>
        <w:t>股份有限公司</w:t>
      </w:r>
    </w:p>
    <w:p w14:paraId="33FFB8A3">
      <w:pPr>
        <w:spacing w:line="360" w:lineRule="auto"/>
        <w:ind w:firstLine="422"/>
        <w:rPr>
          <w:rFonts w:ascii="宋体" w:hAnsi="宋体"/>
          <w:szCs w:val="21"/>
        </w:rPr>
      </w:pPr>
      <w:r>
        <w:rPr>
          <w:rFonts w:hint="eastAsia" w:ascii="宋体" w:hAnsi="宋体"/>
          <w:b/>
          <w:bCs/>
          <w:szCs w:val="21"/>
        </w:rPr>
        <w:t>签订时间：</w:t>
      </w:r>
      <w:r>
        <w:rPr>
          <w:rFonts w:hint="eastAsia" w:ascii="宋体" w:hAnsi="宋体"/>
          <w:szCs w:val="21"/>
          <w:lang w:val="en-US" w:eastAsia="zh-CN"/>
        </w:rPr>
        <w:t>2025</w:t>
      </w:r>
      <w:r>
        <w:rPr>
          <w:rFonts w:hint="eastAsia" w:ascii="宋体" w:hAnsi="宋体"/>
          <w:szCs w:val="21"/>
        </w:rPr>
        <w:t>年</w:t>
      </w:r>
      <w:r>
        <w:rPr>
          <w:rFonts w:hint="eastAsia" w:ascii="宋体" w:hAnsi="宋体"/>
          <w:szCs w:val="21"/>
          <w:lang w:val="en-US" w:eastAsia="zh-CN"/>
        </w:rPr>
        <w:t>4</w:t>
      </w:r>
      <w:r>
        <w:rPr>
          <w:rFonts w:hint="eastAsia" w:ascii="宋体" w:hAnsi="宋体"/>
          <w:szCs w:val="21"/>
        </w:rPr>
        <w:t>月</w:t>
      </w:r>
      <w:r>
        <w:rPr>
          <w:rFonts w:hint="eastAsia" w:ascii="宋体" w:hAnsi="宋体"/>
          <w:szCs w:val="21"/>
          <w:lang w:val="en-US" w:eastAsia="zh-CN"/>
        </w:rPr>
        <w:t>1</w:t>
      </w:r>
      <w:r>
        <w:rPr>
          <w:rFonts w:hint="eastAsia" w:ascii="宋体" w:hAnsi="宋体"/>
          <w:szCs w:val="21"/>
        </w:rPr>
        <w:t>日</w:t>
      </w:r>
      <w:r>
        <w:rPr>
          <w:rFonts w:hint="eastAsia" w:ascii="宋体" w:hAnsi="宋体"/>
        </w:rPr>
        <w:t xml:space="preserve">                </w:t>
      </w:r>
      <w:r>
        <w:rPr>
          <w:rFonts w:hint="eastAsia" w:ascii="宋体" w:hAnsi="宋体"/>
          <w:lang w:val="en-US" w:eastAsia="zh-CN"/>
        </w:rPr>
        <w:t xml:space="preserve">   </w:t>
      </w:r>
      <w:ins w:id="0" w:author="等风也等我啊" w:date="2025-07-09T14:45:46Z">
        <w:r>
          <w:rPr>
            <w:rFonts w:hint="eastAsia" w:ascii="宋体" w:hAnsi="宋体"/>
            <w:lang w:val="en-US" w:eastAsia="zh-CN"/>
          </w:rPr>
          <w:t xml:space="preserve"> </w:t>
        </w:r>
      </w:ins>
      <w:r>
        <w:rPr>
          <w:rFonts w:hint="eastAsia" w:ascii="宋体" w:hAnsi="宋体"/>
          <w:b/>
          <w:bCs/>
          <w:szCs w:val="21"/>
        </w:rPr>
        <w:t>签订时间：</w:t>
      </w:r>
      <w:r>
        <w:rPr>
          <w:rFonts w:hint="eastAsia" w:ascii="宋体" w:hAnsi="宋体"/>
          <w:szCs w:val="21"/>
          <w:lang w:val="en-US" w:eastAsia="zh-CN"/>
        </w:rPr>
        <w:t>2025</w:t>
      </w:r>
      <w:r>
        <w:rPr>
          <w:rFonts w:hint="eastAsia" w:ascii="宋体" w:hAnsi="宋体"/>
          <w:szCs w:val="21"/>
        </w:rPr>
        <w:t>年</w:t>
      </w:r>
      <w:r>
        <w:rPr>
          <w:rFonts w:hint="eastAsia" w:ascii="宋体" w:hAnsi="宋体"/>
          <w:szCs w:val="21"/>
          <w:lang w:val="en-US" w:eastAsia="zh-CN"/>
        </w:rPr>
        <w:t>4</w:t>
      </w:r>
      <w:r>
        <w:rPr>
          <w:rFonts w:hint="eastAsia" w:ascii="宋体" w:hAnsi="宋体"/>
          <w:szCs w:val="21"/>
        </w:rPr>
        <w:t>月</w:t>
      </w:r>
      <w:r>
        <w:rPr>
          <w:rFonts w:hint="eastAsia" w:ascii="宋体" w:hAnsi="宋体"/>
          <w:szCs w:val="21"/>
          <w:lang w:val="en-US" w:eastAsia="zh-CN"/>
        </w:rPr>
        <w:t>1</w:t>
      </w:r>
      <w:r>
        <w:rPr>
          <w:rFonts w:hint="eastAsia" w:ascii="宋体" w:hAnsi="宋体"/>
          <w:szCs w:val="21"/>
        </w:rPr>
        <w:t>日</w:t>
      </w:r>
    </w:p>
    <w:p w14:paraId="745B1A8E">
      <w:pPr>
        <w:spacing w:line="360" w:lineRule="auto"/>
        <w:ind w:firstLine="420"/>
        <w:rPr>
          <w:rFonts w:hint="default" w:ascii="宋体" w:hAnsi="宋体" w:eastAsia="宋体"/>
          <w:lang w:val="en-US" w:eastAsia="zh-CN"/>
        </w:rPr>
      </w:pPr>
      <w:r>
        <w:rPr>
          <w:rFonts w:hint="eastAsia" w:ascii="宋体" w:hAnsi="宋体"/>
        </w:rPr>
        <w:t>地址：</w:t>
      </w:r>
      <w:ins w:id="1" w:author="等风也等我啊" w:date="2025-07-09T14:40:11Z">
        <w:r>
          <w:rPr>
            <w:rFonts w:hint="eastAsia" w:ascii="宋体" w:hAnsi="宋体"/>
            <w:lang w:val="en-US" w:eastAsia="zh-CN"/>
          </w:rPr>
          <w:t>上海市</w:t>
        </w:r>
      </w:ins>
      <w:ins w:id="2" w:author="等风也等我啊" w:date="2025-07-09T14:40:13Z">
        <w:r>
          <w:rPr>
            <w:rFonts w:hint="eastAsia" w:ascii="宋体" w:hAnsi="宋体"/>
            <w:lang w:val="en-US" w:eastAsia="zh-CN"/>
          </w:rPr>
          <w:t>徐汇区</w:t>
        </w:r>
      </w:ins>
      <w:ins w:id="3" w:author="等风也等我啊" w:date="2025-07-09T14:40:14Z">
        <w:r>
          <w:rPr>
            <w:rFonts w:hint="eastAsia" w:ascii="宋体" w:hAnsi="宋体"/>
            <w:lang w:val="en-US" w:eastAsia="zh-CN"/>
          </w:rPr>
          <w:t>宜山路</w:t>
        </w:r>
      </w:ins>
      <w:ins w:id="4" w:author="等风也等我啊" w:date="2025-07-09T14:40:15Z">
        <w:r>
          <w:rPr>
            <w:rFonts w:hint="eastAsia" w:ascii="宋体" w:hAnsi="宋体"/>
            <w:lang w:val="en-US" w:eastAsia="zh-CN"/>
          </w:rPr>
          <w:t>7</w:t>
        </w:r>
      </w:ins>
      <w:ins w:id="5" w:author="等风也等我啊" w:date="2025-07-09T14:40:16Z">
        <w:r>
          <w:rPr>
            <w:rFonts w:hint="eastAsia" w:ascii="宋体" w:hAnsi="宋体"/>
            <w:lang w:val="en-US" w:eastAsia="zh-CN"/>
          </w:rPr>
          <w:t>00</w:t>
        </w:r>
      </w:ins>
      <w:ins w:id="6" w:author="等风也等我啊" w:date="2025-07-09T14:40:18Z">
        <w:r>
          <w:rPr>
            <w:rFonts w:hint="eastAsia" w:ascii="宋体" w:hAnsi="宋体"/>
            <w:lang w:val="en-US" w:eastAsia="zh-CN"/>
          </w:rPr>
          <w:t>号</w:t>
        </w:r>
      </w:ins>
      <w:ins w:id="7" w:author="等风也等我啊" w:date="2025-07-09T14:40:19Z">
        <w:r>
          <w:rPr>
            <w:rFonts w:hint="eastAsia" w:ascii="宋体" w:hAnsi="宋体"/>
            <w:lang w:val="en-US" w:eastAsia="zh-CN"/>
          </w:rPr>
          <w:t>C</w:t>
        </w:r>
      </w:ins>
      <w:ins w:id="8" w:author="等风也等我啊" w:date="2025-07-09T14:40:20Z">
        <w:r>
          <w:rPr>
            <w:rFonts w:hint="eastAsia" w:ascii="宋体" w:hAnsi="宋体"/>
            <w:lang w:val="en-US" w:eastAsia="zh-CN"/>
          </w:rPr>
          <w:t>4</w:t>
        </w:r>
      </w:ins>
      <w:ins w:id="9" w:author="等风也等我啊" w:date="2025-07-09T14:41:09Z">
        <w:r>
          <w:rPr>
            <w:rFonts w:hint="eastAsia" w:ascii="宋体" w:hAnsi="宋体"/>
            <w:lang w:val="en-US" w:eastAsia="zh-CN"/>
          </w:rPr>
          <w:t>幢</w:t>
        </w:r>
      </w:ins>
      <w:ins w:id="10" w:author="等风也等我啊" w:date="2025-07-09T14:41:11Z">
        <w:r>
          <w:rPr>
            <w:rFonts w:hint="eastAsia" w:ascii="宋体" w:hAnsi="宋体"/>
            <w:lang w:val="en-US" w:eastAsia="zh-CN"/>
          </w:rPr>
          <w:t>1-2</w:t>
        </w:r>
      </w:ins>
      <w:ins w:id="11" w:author="等风也等我啊" w:date="2025-07-09T14:41:13Z">
        <w:r>
          <w:rPr>
            <w:rFonts w:hint="eastAsia" w:ascii="宋体" w:hAnsi="宋体"/>
            <w:lang w:val="en-US" w:eastAsia="zh-CN"/>
          </w:rPr>
          <w:t>楼</w:t>
        </w:r>
      </w:ins>
      <w:ins w:id="12" w:author="等风也等我啊" w:date="2025-07-09T14:41:22Z">
        <w:r>
          <w:rPr>
            <w:rFonts w:hint="eastAsia" w:ascii="宋体" w:hAnsi="宋体"/>
            <w:lang w:val="en-US" w:eastAsia="zh-CN"/>
          </w:rPr>
          <w:tab/>
        </w:r>
      </w:ins>
      <w:r>
        <w:rPr>
          <w:rFonts w:hint="eastAsia" w:ascii="宋体" w:hAnsi="宋体"/>
        </w:rPr>
        <w:t>地址：</w:t>
      </w:r>
      <w:r>
        <w:rPr>
          <w:rFonts w:hint="eastAsia" w:ascii="宋体" w:hAnsi="宋体"/>
          <w:lang w:val="en-US" w:eastAsia="zh-CN"/>
        </w:rPr>
        <w:t>上海市徐汇区沪闵路9299号中智大厦</w:t>
      </w:r>
    </w:p>
    <w:p w14:paraId="6616B584">
      <w:pPr>
        <w:spacing w:line="360" w:lineRule="auto"/>
        <w:ind w:firstLine="420"/>
        <w:rPr>
          <w:rFonts w:hint="eastAsia"/>
        </w:rPr>
      </w:pPr>
      <w:r>
        <w:rPr>
          <w:rFonts w:hint="eastAsia"/>
        </w:rPr>
        <w:t>电话：</w:t>
      </w:r>
      <w:r>
        <w:t xml:space="preserve"> </w:t>
      </w:r>
      <w:ins w:id="13" w:author="等风也等我啊" w:date="2025-07-09T14:45:35Z">
        <w:r>
          <w:rPr>
            <w:rFonts w:hint="eastAsia"/>
          </w:rPr>
          <w:t>0086-21-</w:t>
        </w:r>
      </w:ins>
      <w:ins w:id="14" w:author="等风也等我啊" w:date="2025-07-09T14:45:38Z">
        <w:r>
          <w:rPr>
            <w:rFonts w:hint="eastAsia"/>
            <w:lang w:val="en-US" w:eastAsia="zh-CN"/>
          </w:rPr>
          <w:t>3401</w:t>
        </w:r>
      </w:ins>
      <w:ins w:id="15" w:author="等风也等我啊" w:date="2025-07-09T14:45:39Z">
        <w:r>
          <w:rPr>
            <w:rFonts w:hint="eastAsia"/>
            <w:lang w:val="en-US" w:eastAsia="zh-CN"/>
          </w:rPr>
          <w:t>46</w:t>
        </w:r>
      </w:ins>
      <w:ins w:id="16" w:author="等风也等我啊" w:date="2025-07-09T14:45:40Z">
        <w:r>
          <w:rPr>
            <w:rFonts w:hint="eastAsia"/>
            <w:lang w:val="en-US" w:eastAsia="zh-CN"/>
          </w:rPr>
          <w:t>22</w:t>
        </w:r>
      </w:ins>
      <w:r>
        <w:t xml:space="preserve">         </w:t>
      </w:r>
      <w:r>
        <w:rPr>
          <w:rFonts w:hint="eastAsia"/>
        </w:rPr>
        <w:tab/>
      </w:r>
      <w:r>
        <w:rPr>
          <w:rFonts w:hint="eastAsia"/>
        </w:rPr>
        <w:tab/>
      </w:r>
      <w:r>
        <w:rPr>
          <w:rFonts w:hint="eastAsia"/>
        </w:rPr>
        <w:tab/>
      </w:r>
      <w:r>
        <w:rPr>
          <w:rFonts w:hint="eastAsia"/>
        </w:rPr>
        <w:tab/>
      </w:r>
      <w:r>
        <w:rPr>
          <w:rFonts w:hint="eastAsia"/>
        </w:rPr>
        <w:t>电话：0086-21-54594545</w:t>
      </w:r>
    </w:p>
    <w:p w14:paraId="103E7394">
      <w:pPr>
        <w:spacing w:line="360" w:lineRule="auto"/>
        <w:ind w:firstLine="420"/>
        <w:rPr>
          <w:rFonts w:hint="eastAsia"/>
        </w:rPr>
      </w:pPr>
      <w:r>
        <w:rPr>
          <w:rFonts w:hint="eastAsia"/>
        </w:rPr>
        <w:t>传真：</w:t>
      </w:r>
      <w:r>
        <w:t xml:space="preserve">  </w:t>
      </w:r>
      <w:ins w:id="17" w:author="等风也等我啊" w:date="2025-07-09T14:46:24Z">
        <w:r>
          <w:rPr>
            <w:rFonts w:hint="eastAsia"/>
            <w:lang w:val="en-US" w:eastAsia="zh-CN"/>
          </w:rPr>
          <w:t>/</w:t>
        </w:r>
      </w:ins>
      <w:bookmarkStart w:id="0" w:name="_GoBack"/>
      <w:bookmarkEnd w:id="0"/>
      <w: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t xml:space="preserve"> </w:t>
      </w:r>
      <w:r>
        <w:rPr>
          <w:rFonts w:hint="eastAsia"/>
        </w:rPr>
        <w:t>传真：0086-21-64070263</w:t>
      </w:r>
    </w:p>
    <w:p w14:paraId="46E4BA73">
      <w:pPr>
        <w:spacing w:line="360" w:lineRule="auto"/>
        <w:ind w:firstLine="420"/>
        <w:rPr>
          <w:rFonts w:hint="eastAsia"/>
        </w:rPr>
      </w:pPr>
      <w:r>
        <w:rPr>
          <w:rFonts w:hint="eastAsia"/>
        </w:rPr>
        <w:t>网址：</w:t>
      </w:r>
      <w:ins w:id="18" w:author="等风也等我啊" w:date="2025-07-09T14:45:05Z">
        <w:r>
          <w:rPr>
            <w:rFonts w:hint="eastAsia"/>
          </w:rPr>
          <w:t>https://www.guanaitong.com</w:t>
        </w:r>
      </w:ins>
      <w:r>
        <w:rPr>
          <w:rFonts w:hint="eastAsia"/>
        </w:rPr>
        <w:tab/>
      </w:r>
      <w:r>
        <w:rPr>
          <w:rFonts w:hint="eastAsia"/>
        </w:rPr>
        <w:tab/>
      </w:r>
      <w:r>
        <w:rPr>
          <w:rFonts w:hint="eastAsia"/>
        </w:rPr>
        <w:tab/>
      </w:r>
      <w:r>
        <w:rPr>
          <w:rFonts w:hint="eastAsia"/>
        </w:rPr>
        <w:tab/>
      </w:r>
      <w:r>
        <w:t xml:space="preserve"> </w:t>
      </w:r>
      <w:r>
        <w:rPr>
          <w:rFonts w:hint="eastAsia"/>
        </w:rPr>
        <w:t>网址：www.ciicsh.com</w:t>
      </w:r>
    </w:p>
    <w:p w14:paraId="4FD1A4C5">
      <w:pPr>
        <w:spacing w:line="360" w:lineRule="auto"/>
        <w:ind w:firstLine="420"/>
      </w:pPr>
      <w:r>
        <w:rPr>
          <w:rFonts w:hint="eastAsia"/>
        </w:rPr>
        <w:t>邮政编码：</w:t>
      </w:r>
      <w:ins w:id="19" w:author="等风也等我啊" w:date="2025-07-09T14:44:33Z">
        <w:r>
          <w:rPr>
            <w:rFonts w:hint="eastAsia"/>
            <w:lang w:val="en-US" w:eastAsia="zh-CN"/>
          </w:rPr>
          <w:t>200233</w:t>
        </w:r>
      </w:ins>
      <w:r>
        <w:t xml:space="preserve">      </w:t>
      </w:r>
      <w:r>
        <w:rPr>
          <w:rFonts w:hint="eastAsia"/>
        </w:rPr>
        <w:tab/>
      </w:r>
      <w:r>
        <w:rPr>
          <w:rFonts w:hint="eastAsia"/>
        </w:rPr>
        <w:tab/>
      </w:r>
      <w:r>
        <w:rPr>
          <w:rFonts w:hint="eastAsia"/>
        </w:rPr>
        <w:tab/>
      </w:r>
      <w:r>
        <w:rPr>
          <w:rFonts w:hint="eastAsia"/>
        </w:rPr>
        <w:tab/>
      </w:r>
      <w:ins w:id="20" w:author="等风也等我啊" w:date="2025-07-09T14:45:10Z">
        <w:r>
          <w:rPr>
            <w:rFonts w:hint="eastAsia"/>
            <w:lang w:val="en-US" w:eastAsia="zh-CN"/>
          </w:rPr>
          <w:tab/>
        </w:r>
      </w:ins>
      <w:r>
        <w:rPr>
          <w:rFonts w:hint="eastAsia"/>
        </w:rPr>
        <w:tab/>
      </w:r>
      <w:r>
        <w:t xml:space="preserve"> </w:t>
      </w:r>
      <w:r>
        <w:rPr>
          <w:rFonts w:hint="eastAsia"/>
        </w:rPr>
        <w:t>邮政编码：200030</w:t>
      </w:r>
    </w:p>
    <w:p w14:paraId="38AAEEFC">
      <w:pPr>
        <w:spacing w:line="360" w:lineRule="auto"/>
        <w:rPr>
          <w:rFonts w:hint="eastAsia"/>
        </w:rPr>
      </w:pPr>
    </w:p>
    <w:sectPr>
      <w:headerReference r:id="rId8" w:type="first"/>
      <w:footerReference r:id="rId11" w:type="first"/>
      <w:headerReference r:id="rId6" w:type="default"/>
      <w:footerReference r:id="rId9" w:type="default"/>
      <w:headerReference r:id="rId7" w:type="even"/>
      <w:footerReference r:id="rId10" w:type="even"/>
      <w:type w:val="continuous"/>
      <w:pgSz w:w="11906" w:h="16838"/>
      <w:pgMar w:top="1191" w:right="1134" w:bottom="1247" w:left="1247" w:header="851" w:footer="567"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隶书">
    <w:altName w:val="报隶-简"/>
    <w:panose1 w:val="0201050906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13915">
    <w:pPr>
      <w:pStyle w:val="6"/>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0CE7A9AF">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39303">
    <w:pPr>
      <w:pStyle w:val="6"/>
      <w:framePr w:wrap="around" w:vAnchor="text" w:hAnchor="margin" w:xAlign="center" w:y="1"/>
      <w:ind w:firstLine="360"/>
      <w:rPr>
        <w:rStyle w:val="12"/>
      </w:rPr>
    </w:pPr>
    <w:r>
      <w:rPr>
        <w:rStyle w:val="12"/>
      </w:rPr>
      <w:fldChar w:fldCharType="begin"/>
    </w:r>
    <w:r>
      <w:rPr>
        <w:rStyle w:val="12"/>
      </w:rPr>
      <w:instrText xml:space="preserve">PAGE  </w:instrText>
    </w:r>
    <w:r>
      <w:rPr>
        <w:rStyle w:val="12"/>
      </w:rPr>
      <w:fldChar w:fldCharType="separate"/>
    </w:r>
    <w:r>
      <w:rPr>
        <w:rStyle w:val="12"/>
      </w:rPr>
      <w:t>1</w:t>
    </w:r>
    <w:r>
      <w:rPr>
        <w:rStyle w:val="12"/>
      </w:rPr>
      <w:fldChar w:fldCharType="end"/>
    </w:r>
  </w:p>
  <w:p w14:paraId="0F8B8D45">
    <w:pPr>
      <w:pStyle w:val="6"/>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F4102">
    <w:pPr>
      <w:pStyle w:val="6"/>
      <w:framePr w:wrap="around" w:vAnchor="text" w:hAnchor="margin" w:xAlign="center" w:y="1"/>
      <w:ind w:firstLine="360"/>
      <w:rPr>
        <w:rStyle w:val="12"/>
      </w:rPr>
    </w:pPr>
    <w:r>
      <w:rPr>
        <w:rStyle w:val="12"/>
      </w:rPr>
      <w:fldChar w:fldCharType="begin"/>
    </w:r>
    <w:r>
      <w:rPr>
        <w:rStyle w:val="12"/>
      </w:rPr>
      <w:instrText xml:space="preserve">PAGE  </w:instrText>
    </w:r>
    <w:r>
      <w:rPr>
        <w:rStyle w:val="12"/>
      </w:rPr>
      <w:fldChar w:fldCharType="end"/>
    </w:r>
  </w:p>
  <w:p w14:paraId="35EDAED0">
    <w:pPr>
      <w:pStyle w:val="6"/>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BB78">
    <w:pPr>
      <w:pStyle w:val="6"/>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CCE68">
    <w:pPr>
      <w:pStyle w:val="7"/>
    </w:pPr>
    <w:r>
      <w:rPr>
        <w:rFonts w:hint="eastAsia"/>
      </w:rPr>
      <w:t>薪资税务代理服务合同（2022）</w:t>
    </w:r>
  </w:p>
  <w:p w14:paraId="34B75522">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A46D5">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111B9">
    <w:pPr>
      <w:pStyle w:val="7"/>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1C788">
    <w:pPr>
      <w:pStyle w:val="7"/>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01929">
    <w:pPr>
      <w:pStyle w:val="7"/>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2255AA"/>
    <w:multiLevelType w:val="multilevel"/>
    <w:tmpl w:val="332255AA"/>
    <w:lvl w:ilvl="0" w:tentative="0">
      <w:start w:val="1"/>
      <w:numFmt w:val="chineseCountingThousand"/>
      <w:lvlText w:val="第%1条"/>
      <w:lvlJc w:val="left"/>
      <w:pPr>
        <w:tabs>
          <w:tab w:val="left" w:pos="705"/>
        </w:tabs>
        <w:ind w:left="705" w:hanging="705"/>
      </w:pPr>
      <w:rPr>
        <w:rFonts w:hint="default"/>
        <w:b/>
        <w:i w:val="0"/>
        <w:sz w:val="21"/>
      </w:rPr>
    </w:lvl>
    <w:lvl w:ilvl="1" w:tentative="0">
      <w:start w:val="1"/>
      <w:numFmt w:val="decimal"/>
      <w:isLgl/>
      <w:lvlText w:val="%1.%2"/>
      <w:lvlJc w:val="left"/>
      <w:pPr>
        <w:tabs>
          <w:tab w:val="left" w:pos="1840"/>
        </w:tabs>
        <w:ind w:left="1840" w:hanging="705"/>
      </w:pPr>
      <w:rPr>
        <w:rFonts w:hint="default"/>
        <w:b w:val="0"/>
        <w:i w:val="0"/>
        <w:sz w:val="21"/>
      </w:rPr>
    </w:lvl>
    <w:lvl w:ilvl="2" w:tentative="0">
      <w:start w:val="1"/>
      <w:numFmt w:val="decimal"/>
      <w:isLgl/>
      <w:lvlText w:val="%1.%2.%3"/>
      <w:lvlJc w:val="left"/>
      <w:pPr>
        <w:tabs>
          <w:tab w:val="left" w:pos="1855"/>
        </w:tabs>
        <w:ind w:left="1135" w:firstLine="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等风也等我啊">
    <w15:presenceInfo w15:providerId="WPS Office" w15:userId="551556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10A"/>
    <w:rsid w:val="00006576"/>
    <w:rsid w:val="000119C6"/>
    <w:rsid w:val="0002757F"/>
    <w:rsid w:val="00036F3C"/>
    <w:rsid w:val="00041DF3"/>
    <w:rsid w:val="00042D17"/>
    <w:rsid w:val="000609AA"/>
    <w:rsid w:val="000C717C"/>
    <w:rsid w:val="000D6A4C"/>
    <w:rsid w:val="000E0E51"/>
    <w:rsid w:val="000E3E68"/>
    <w:rsid w:val="000F3906"/>
    <w:rsid w:val="000F4D40"/>
    <w:rsid w:val="0011295B"/>
    <w:rsid w:val="00113A04"/>
    <w:rsid w:val="00122236"/>
    <w:rsid w:val="0013061D"/>
    <w:rsid w:val="00135A11"/>
    <w:rsid w:val="00152797"/>
    <w:rsid w:val="00166DEE"/>
    <w:rsid w:val="00171038"/>
    <w:rsid w:val="00176013"/>
    <w:rsid w:val="001808DD"/>
    <w:rsid w:val="00192174"/>
    <w:rsid w:val="001937E2"/>
    <w:rsid w:val="001B1C13"/>
    <w:rsid w:val="001E2062"/>
    <w:rsid w:val="001E4907"/>
    <w:rsid w:val="001E540E"/>
    <w:rsid w:val="001F0A27"/>
    <w:rsid w:val="001F73DC"/>
    <w:rsid w:val="00232FD2"/>
    <w:rsid w:val="00233B45"/>
    <w:rsid w:val="00244F0F"/>
    <w:rsid w:val="0027089F"/>
    <w:rsid w:val="00295EAB"/>
    <w:rsid w:val="002B58C5"/>
    <w:rsid w:val="002B71FD"/>
    <w:rsid w:val="002C1CB7"/>
    <w:rsid w:val="002D2970"/>
    <w:rsid w:val="002D5036"/>
    <w:rsid w:val="002E0698"/>
    <w:rsid w:val="002E3FBA"/>
    <w:rsid w:val="002E643F"/>
    <w:rsid w:val="002F7945"/>
    <w:rsid w:val="00304A17"/>
    <w:rsid w:val="003170DD"/>
    <w:rsid w:val="003205A7"/>
    <w:rsid w:val="0032344D"/>
    <w:rsid w:val="003705F1"/>
    <w:rsid w:val="0038044D"/>
    <w:rsid w:val="003B4C7E"/>
    <w:rsid w:val="003D546C"/>
    <w:rsid w:val="003E1E5A"/>
    <w:rsid w:val="003F4B8D"/>
    <w:rsid w:val="0040215B"/>
    <w:rsid w:val="00427D6D"/>
    <w:rsid w:val="004467EA"/>
    <w:rsid w:val="0048371C"/>
    <w:rsid w:val="00483C55"/>
    <w:rsid w:val="0049380A"/>
    <w:rsid w:val="004951E4"/>
    <w:rsid w:val="00495B43"/>
    <w:rsid w:val="004B2806"/>
    <w:rsid w:val="004B69DE"/>
    <w:rsid w:val="004D3A6E"/>
    <w:rsid w:val="00503FE7"/>
    <w:rsid w:val="00506025"/>
    <w:rsid w:val="005223A8"/>
    <w:rsid w:val="0056197A"/>
    <w:rsid w:val="0056794B"/>
    <w:rsid w:val="005708D6"/>
    <w:rsid w:val="005C4567"/>
    <w:rsid w:val="005C7718"/>
    <w:rsid w:val="005C7F9C"/>
    <w:rsid w:val="005D094F"/>
    <w:rsid w:val="005F704E"/>
    <w:rsid w:val="005F7EBC"/>
    <w:rsid w:val="0060097A"/>
    <w:rsid w:val="00613B8E"/>
    <w:rsid w:val="00614549"/>
    <w:rsid w:val="00614EF9"/>
    <w:rsid w:val="00616CA1"/>
    <w:rsid w:val="00627EF8"/>
    <w:rsid w:val="00636A94"/>
    <w:rsid w:val="006405D7"/>
    <w:rsid w:val="006438B3"/>
    <w:rsid w:val="0064433A"/>
    <w:rsid w:val="00654C4A"/>
    <w:rsid w:val="00664D45"/>
    <w:rsid w:val="00680E88"/>
    <w:rsid w:val="00692540"/>
    <w:rsid w:val="006A3AF7"/>
    <w:rsid w:val="006A47B7"/>
    <w:rsid w:val="006C7520"/>
    <w:rsid w:val="006D0BFD"/>
    <w:rsid w:val="006E383C"/>
    <w:rsid w:val="006F3C49"/>
    <w:rsid w:val="006F4BCD"/>
    <w:rsid w:val="00705E37"/>
    <w:rsid w:val="007217B0"/>
    <w:rsid w:val="00740C12"/>
    <w:rsid w:val="0076664B"/>
    <w:rsid w:val="00767D56"/>
    <w:rsid w:val="007714E4"/>
    <w:rsid w:val="00773445"/>
    <w:rsid w:val="00773C93"/>
    <w:rsid w:val="00775AF3"/>
    <w:rsid w:val="00792CD2"/>
    <w:rsid w:val="007C4FC4"/>
    <w:rsid w:val="007D22AD"/>
    <w:rsid w:val="007D7887"/>
    <w:rsid w:val="007F3269"/>
    <w:rsid w:val="008045F8"/>
    <w:rsid w:val="00805293"/>
    <w:rsid w:val="00812234"/>
    <w:rsid w:val="00814ABB"/>
    <w:rsid w:val="00821F70"/>
    <w:rsid w:val="00833992"/>
    <w:rsid w:val="008436CB"/>
    <w:rsid w:val="008446D2"/>
    <w:rsid w:val="00845BEB"/>
    <w:rsid w:val="008520E9"/>
    <w:rsid w:val="008623BE"/>
    <w:rsid w:val="00874006"/>
    <w:rsid w:val="008765ED"/>
    <w:rsid w:val="00876FE6"/>
    <w:rsid w:val="008908CD"/>
    <w:rsid w:val="008A102F"/>
    <w:rsid w:val="008B3BF6"/>
    <w:rsid w:val="008C1110"/>
    <w:rsid w:val="008C2861"/>
    <w:rsid w:val="008C2F63"/>
    <w:rsid w:val="008C4120"/>
    <w:rsid w:val="008D58F5"/>
    <w:rsid w:val="008F2337"/>
    <w:rsid w:val="008F4129"/>
    <w:rsid w:val="008F679A"/>
    <w:rsid w:val="00900DBA"/>
    <w:rsid w:val="009038F8"/>
    <w:rsid w:val="009075AD"/>
    <w:rsid w:val="009303C9"/>
    <w:rsid w:val="00937444"/>
    <w:rsid w:val="00945126"/>
    <w:rsid w:val="0094545F"/>
    <w:rsid w:val="0095223F"/>
    <w:rsid w:val="0095587C"/>
    <w:rsid w:val="009571CD"/>
    <w:rsid w:val="0095769D"/>
    <w:rsid w:val="009660C6"/>
    <w:rsid w:val="00977F0A"/>
    <w:rsid w:val="00982AE1"/>
    <w:rsid w:val="009831B0"/>
    <w:rsid w:val="00986091"/>
    <w:rsid w:val="00990B20"/>
    <w:rsid w:val="00992481"/>
    <w:rsid w:val="009A1BC4"/>
    <w:rsid w:val="009B6A81"/>
    <w:rsid w:val="009C5EDC"/>
    <w:rsid w:val="009D7BCC"/>
    <w:rsid w:val="00A04430"/>
    <w:rsid w:val="00A13C3F"/>
    <w:rsid w:val="00A14291"/>
    <w:rsid w:val="00A27B8B"/>
    <w:rsid w:val="00A27BD9"/>
    <w:rsid w:val="00A368B2"/>
    <w:rsid w:val="00A574F3"/>
    <w:rsid w:val="00A67F47"/>
    <w:rsid w:val="00A72CF7"/>
    <w:rsid w:val="00A74A9C"/>
    <w:rsid w:val="00A911B2"/>
    <w:rsid w:val="00AA4DB5"/>
    <w:rsid w:val="00AB19D2"/>
    <w:rsid w:val="00AB576D"/>
    <w:rsid w:val="00AB6F39"/>
    <w:rsid w:val="00AD7F7C"/>
    <w:rsid w:val="00AF074E"/>
    <w:rsid w:val="00AF16F8"/>
    <w:rsid w:val="00B244EA"/>
    <w:rsid w:val="00B25C04"/>
    <w:rsid w:val="00B27804"/>
    <w:rsid w:val="00B34EDF"/>
    <w:rsid w:val="00B4210A"/>
    <w:rsid w:val="00B52E21"/>
    <w:rsid w:val="00B53D29"/>
    <w:rsid w:val="00B5419F"/>
    <w:rsid w:val="00B56CD9"/>
    <w:rsid w:val="00B74256"/>
    <w:rsid w:val="00B929AA"/>
    <w:rsid w:val="00BA3388"/>
    <w:rsid w:val="00BB37D1"/>
    <w:rsid w:val="00BB61AF"/>
    <w:rsid w:val="00BD0265"/>
    <w:rsid w:val="00BD4DB0"/>
    <w:rsid w:val="00C049F2"/>
    <w:rsid w:val="00C11EE6"/>
    <w:rsid w:val="00C1452F"/>
    <w:rsid w:val="00C17FE8"/>
    <w:rsid w:val="00C22ABD"/>
    <w:rsid w:val="00C36981"/>
    <w:rsid w:val="00C37A00"/>
    <w:rsid w:val="00C4476A"/>
    <w:rsid w:val="00C4566B"/>
    <w:rsid w:val="00C94F77"/>
    <w:rsid w:val="00CB4107"/>
    <w:rsid w:val="00CB6B3F"/>
    <w:rsid w:val="00CC09AB"/>
    <w:rsid w:val="00CE4C23"/>
    <w:rsid w:val="00CF4394"/>
    <w:rsid w:val="00D16E91"/>
    <w:rsid w:val="00D2681D"/>
    <w:rsid w:val="00D40E9D"/>
    <w:rsid w:val="00D54E8D"/>
    <w:rsid w:val="00D576C4"/>
    <w:rsid w:val="00D722C3"/>
    <w:rsid w:val="00D87EE2"/>
    <w:rsid w:val="00DA0436"/>
    <w:rsid w:val="00DB2134"/>
    <w:rsid w:val="00DB3025"/>
    <w:rsid w:val="00DC32CF"/>
    <w:rsid w:val="00DC3682"/>
    <w:rsid w:val="00DD2A14"/>
    <w:rsid w:val="00DD4EDE"/>
    <w:rsid w:val="00E057BC"/>
    <w:rsid w:val="00E072B0"/>
    <w:rsid w:val="00E33F41"/>
    <w:rsid w:val="00E57233"/>
    <w:rsid w:val="00E92210"/>
    <w:rsid w:val="00E92DEA"/>
    <w:rsid w:val="00E95EC5"/>
    <w:rsid w:val="00EA4826"/>
    <w:rsid w:val="00EB7514"/>
    <w:rsid w:val="00EC6D4E"/>
    <w:rsid w:val="00EE1353"/>
    <w:rsid w:val="00EE2782"/>
    <w:rsid w:val="00EE7650"/>
    <w:rsid w:val="00EF6B07"/>
    <w:rsid w:val="00F0296C"/>
    <w:rsid w:val="00F045B4"/>
    <w:rsid w:val="00F22C4E"/>
    <w:rsid w:val="00F72029"/>
    <w:rsid w:val="00F7255C"/>
    <w:rsid w:val="00FA0806"/>
    <w:rsid w:val="00FA4477"/>
    <w:rsid w:val="00FA618F"/>
    <w:rsid w:val="00FF2670"/>
    <w:rsid w:val="00FF411B"/>
    <w:rsid w:val="0A4F21F1"/>
    <w:rsid w:val="0F075DB7"/>
    <w:rsid w:val="143D44E7"/>
    <w:rsid w:val="1F9964CF"/>
    <w:rsid w:val="215F0650"/>
    <w:rsid w:val="221E0450"/>
    <w:rsid w:val="2B0B7A5A"/>
    <w:rsid w:val="2F3B78A8"/>
    <w:rsid w:val="2F9D8BD8"/>
    <w:rsid w:val="33871990"/>
    <w:rsid w:val="395A6BB6"/>
    <w:rsid w:val="401D1323"/>
    <w:rsid w:val="48B870E3"/>
    <w:rsid w:val="4B9B6F15"/>
    <w:rsid w:val="54B225C4"/>
    <w:rsid w:val="63894166"/>
    <w:rsid w:val="67050051"/>
    <w:rsid w:val="6ABF73B0"/>
    <w:rsid w:val="7BB71186"/>
    <w:rsid w:val="7FFF257D"/>
    <w:rsid w:val="A7DBC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annotation text"/>
    <w:basedOn w:val="1"/>
    <w:link w:val="17"/>
    <w:qFormat/>
    <w:uiPriority w:val="0"/>
    <w:pPr>
      <w:jc w:val="left"/>
    </w:pPr>
  </w:style>
  <w:style w:type="paragraph" w:styleId="3">
    <w:name w:val="Body Text"/>
    <w:basedOn w:val="1"/>
    <w:qFormat/>
    <w:uiPriority w:val="0"/>
    <w:pPr>
      <w:jc w:val="center"/>
    </w:pPr>
    <w:rPr>
      <w:b/>
      <w:bCs/>
      <w:sz w:val="112"/>
    </w:rPr>
  </w:style>
  <w:style w:type="paragraph" w:styleId="4">
    <w:name w:val="Date"/>
    <w:basedOn w:val="1"/>
    <w:next w:val="1"/>
    <w:link w:val="19"/>
    <w:qFormat/>
    <w:uiPriority w:val="0"/>
    <w:pPr>
      <w:ind w:left="100" w:leftChars="2500"/>
    </w:pPr>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0"/>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18"/>
    <w:qFormat/>
    <w:uiPriority w:val="0"/>
    <w:rPr>
      <w:b/>
      <w:bCs/>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styleId="14">
    <w:name w:val="annotation reference"/>
    <w:qFormat/>
    <w:uiPriority w:val="0"/>
    <w:rPr>
      <w:sz w:val="21"/>
      <w:szCs w:val="21"/>
    </w:rPr>
  </w:style>
  <w:style w:type="paragraph" w:customStyle="1" w:styleId="15">
    <w:name w:val="cntindent36"/>
    <w:basedOn w:val="1"/>
    <w:qFormat/>
    <w:uiPriority w:val="0"/>
    <w:pPr>
      <w:widowControl/>
      <w:spacing w:before="100" w:beforeAutospacing="1" w:after="100" w:afterAutospacing="1"/>
      <w:jc w:val="left"/>
    </w:pPr>
    <w:rPr>
      <w:rFonts w:ascii="宋体" w:hAnsi="宋体" w:cs="宋体"/>
      <w:kern w:val="0"/>
      <w:sz w:val="24"/>
    </w:rPr>
  </w:style>
  <w:style w:type="paragraph" w:customStyle="1" w:styleId="16">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17">
    <w:name w:val="批注文字 Char"/>
    <w:link w:val="2"/>
    <w:qFormat/>
    <w:uiPriority w:val="0"/>
    <w:rPr>
      <w:kern w:val="2"/>
      <w:sz w:val="21"/>
      <w:szCs w:val="24"/>
    </w:rPr>
  </w:style>
  <w:style w:type="character" w:customStyle="1" w:styleId="18">
    <w:name w:val="批注主题 Char"/>
    <w:link w:val="8"/>
    <w:qFormat/>
    <w:uiPriority w:val="0"/>
    <w:rPr>
      <w:b/>
      <w:bCs/>
      <w:kern w:val="2"/>
      <w:sz w:val="21"/>
      <w:szCs w:val="24"/>
    </w:rPr>
  </w:style>
  <w:style w:type="character" w:customStyle="1" w:styleId="19">
    <w:name w:val="日期 Char"/>
    <w:link w:val="4"/>
    <w:qFormat/>
    <w:uiPriority w:val="0"/>
    <w:rPr>
      <w:kern w:val="2"/>
      <w:sz w:val="21"/>
      <w:szCs w:val="24"/>
    </w:rPr>
  </w:style>
  <w:style w:type="character" w:customStyle="1" w:styleId="20">
    <w:name w:val="页眉 Char"/>
    <w:link w:val="7"/>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5B7A454B-C7D0-4211-B1D2-A1258C39381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629</Words>
  <Characters>3588</Characters>
  <Lines>29</Lines>
  <Paragraphs>8</Paragraphs>
  <TotalTime>7</TotalTime>
  <ScaleCrop>false</ScaleCrop>
  <LinksUpToDate>false</LinksUpToDate>
  <CharactersWithSpaces>4209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2022-06-22T10:25:00Z</dcterms:created>
  <dc:creator>上海中智财务咨询有限公司</dc:creator>
  <dc:description>P01-2012 工资+税（中文）</dc:description>
  <cp:lastModifiedBy>等风也等我啊</cp:lastModifiedBy>
  <cp:lastPrinted>2012-07-02T11:17:00Z</cp:lastPrinted>
  <dcterms:modified xsi:type="dcterms:W3CDTF">2025-07-09T14:46:27Z</dcterms:modified>
  <dc:title>薪资税务代理服务合同（2022）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C47F3FF5281B4923A67E0B679C946282_12</vt:lpwstr>
  </property>
</Properties>
</file>